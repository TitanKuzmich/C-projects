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F0D79" w14:textId="77777777" w:rsidR="00991AC9" w:rsidRPr="001D7D40" w:rsidRDefault="00991AC9" w:rsidP="00991AC9">
      <w:pPr>
        <w:jc w:val="center"/>
        <w:rPr>
          <w:rFonts w:ascii="Times New Roman" w:hAnsi="Times New Roman" w:cs="Times New Roman"/>
          <w:b/>
          <w:sz w:val="48"/>
        </w:rPr>
      </w:pPr>
      <w:bookmarkStart w:id="0" w:name="_Hlk526259641"/>
      <w:bookmarkEnd w:id="0"/>
      <w:r w:rsidRPr="001D7D40">
        <w:rPr>
          <w:rFonts w:ascii="Times New Roman" w:hAnsi="Times New Roman" w:cs="Times New Roman"/>
          <w:b/>
          <w:sz w:val="48"/>
        </w:rPr>
        <w:t>Московский авиационный институт (национальный исследовательский университет)</w:t>
      </w:r>
    </w:p>
    <w:p w14:paraId="7F64ADD3" w14:textId="77777777" w:rsidR="00991AC9" w:rsidRPr="001D7D40" w:rsidRDefault="00991AC9" w:rsidP="00991AC9">
      <w:pPr>
        <w:jc w:val="center"/>
        <w:rPr>
          <w:rFonts w:ascii="Times New Roman" w:hAnsi="Times New Roman" w:cs="Times New Roman"/>
          <w:b/>
          <w:sz w:val="48"/>
        </w:rPr>
      </w:pPr>
    </w:p>
    <w:p w14:paraId="546D73CF" w14:textId="77777777" w:rsidR="00991AC9" w:rsidRPr="001D7D40" w:rsidRDefault="00991AC9" w:rsidP="00991AC9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Институт</w:t>
      </w:r>
      <w:r w:rsidRPr="001D7D40">
        <w:rPr>
          <w:rFonts w:ascii="Times New Roman" w:hAnsi="Times New Roman" w:cs="Times New Roman"/>
          <w:sz w:val="36"/>
        </w:rPr>
        <w:t xml:space="preserve"> №3. Факультет «Системы управления, информатика и электроэнергетика». Кафедра №304</w:t>
      </w:r>
    </w:p>
    <w:p w14:paraId="0600A54B" w14:textId="77777777" w:rsidR="00991AC9" w:rsidRPr="001D7D40" w:rsidRDefault="00991AC9" w:rsidP="00991AC9">
      <w:pPr>
        <w:rPr>
          <w:rFonts w:ascii="Times New Roman" w:hAnsi="Times New Roman" w:cs="Times New Roman"/>
        </w:rPr>
      </w:pPr>
    </w:p>
    <w:p w14:paraId="61D1E099" w14:textId="78CAC7D5" w:rsidR="00991AC9" w:rsidRDefault="0039278F" w:rsidP="00991AC9">
      <w:pPr>
        <w:jc w:val="center"/>
        <w:rPr>
          <w:ins w:id="1" w:author="Vladimir Ofitserov" w:date="2019-12-02T08:21:00Z"/>
          <w:rFonts w:ascii="Times New Roman" w:hAnsi="Times New Roman" w:cs="Times New Roman"/>
          <w:sz w:val="32"/>
        </w:rPr>
      </w:pPr>
      <w:ins w:id="2" w:author="Vladimir Ofitserov" w:date="2019-12-02T08:21:00Z">
        <w:r w:rsidRPr="0039278F">
          <w:rPr>
            <w:rFonts w:ascii="Times New Roman" w:eastAsia="Calibri" w:hAnsi="Times New Roman" w:cs="Times New Roman"/>
            <w:b/>
            <w:sz w:val="28"/>
          </w:rPr>
          <w:t>Пояснительная записка к курсовой работе</w:t>
        </w:r>
      </w:ins>
      <w:del w:id="3" w:author="Vladimir Ofitserov" w:date="2019-12-02T08:21:00Z">
        <w:r w:rsidR="00991AC9" w:rsidDel="0039278F">
          <w:rPr>
            <w:rFonts w:ascii="Times New Roman" w:hAnsi="Times New Roman" w:cs="Times New Roman"/>
            <w:sz w:val="32"/>
          </w:rPr>
          <w:delText>Курсовая работа</w:delText>
        </w:r>
      </w:del>
    </w:p>
    <w:p w14:paraId="16612FB1" w14:textId="4DBB0C28" w:rsidR="0039278F" w:rsidRDefault="0039278F" w:rsidP="00991AC9">
      <w:pPr>
        <w:jc w:val="center"/>
        <w:rPr>
          <w:rFonts w:ascii="Times New Roman" w:hAnsi="Times New Roman" w:cs="Times New Roman"/>
          <w:sz w:val="32"/>
        </w:rPr>
      </w:pPr>
      <w:ins w:id="4" w:author="Vladimir Ofitserov" w:date="2019-12-02T08:22:00Z">
        <w:r w:rsidRPr="0039278F">
          <w:rPr>
            <w:rFonts w:ascii="Times New Roman" w:eastAsia="Calibri" w:hAnsi="Times New Roman" w:cs="Times New Roman"/>
            <w:sz w:val="28"/>
          </w:rPr>
          <w:t>по дисциплине</w:t>
        </w:r>
        <w:r>
          <w:rPr>
            <w:rFonts w:ascii="Times New Roman" w:eastAsia="Calibri" w:hAnsi="Times New Roman" w:cs="Times New Roman"/>
            <w:sz w:val="28"/>
          </w:rPr>
          <w:t xml:space="preserve"> «Программирование на языке высокого уровня</w:t>
        </w:r>
      </w:ins>
      <w:ins w:id="5" w:author="Vladimir Ofitserov" w:date="2019-12-02T08:23:00Z">
        <w:r>
          <w:rPr>
            <w:rFonts w:ascii="Times New Roman" w:eastAsia="Calibri" w:hAnsi="Times New Roman" w:cs="Times New Roman"/>
            <w:sz w:val="28"/>
          </w:rPr>
          <w:t>»</w:t>
        </w:r>
      </w:ins>
    </w:p>
    <w:p w14:paraId="4BA229D2" w14:textId="71DF51C2" w:rsidR="00991AC9" w:rsidRPr="001D7D40" w:rsidRDefault="00B72E58" w:rsidP="00991AC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«</w:t>
      </w:r>
      <w:ins w:id="6" w:author="Vladimir Ofitserov" w:date="2019-12-02T08:27:00Z">
        <w:r w:rsidR="0039278F" w:rsidRPr="0039278F">
          <w:rPr>
            <w:rFonts w:ascii="Times New Roman" w:hAnsi="Times New Roman" w:cs="Times New Roman"/>
            <w:sz w:val="32"/>
          </w:rPr>
          <w:t>Разработка средствами С++ информационной системы поддержки работы деканата института</w:t>
        </w:r>
      </w:ins>
      <w:del w:id="7" w:author="Vladimir Ofitserov" w:date="2019-12-02T08:27:00Z">
        <w:r w:rsidR="00991AC9" w:rsidDel="0039278F">
          <w:rPr>
            <w:rFonts w:ascii="Times New Roman" w:hAnsi="Times New Roman" w:cs="Times New Roman"/>
            <w:sz w:val="32"/>
          </w:rPr>
          <w:delText xml:space="preserve">Разработка средствами </w:delText>
        </w:r>
        <w:r w:rsidDel="0039278F">
          <w:rPr>
            <w:rFonts w:ascii="Times New Roman" w:hAnsi="Times New Roman" w:cs="Times New Roman"/>
            <w:sz w:val="32"/>
            <w:lang w:val="en-US"/>
          </w:rPr>
          <w:delText>C</w:delText>
        </w:r>
        <w:r w:rsidR="00991AC9" w:rsidDel="0039278F">
          <w:rPr>
            <w:rFonts w:ascii="Times New Roman" w:hAnsi="Times New Roman" w:cs="Times New Roman"/>
            <w:sz w:val="32"/>
          </w:rPr>
          <w:delText xml:space="preserve"> информационной системы поддержки деканата</w:delText>
        </w:r>
      </w:del>
      <w:r w:rsidR="00991AC9">
        <w:rPr>
          <w:rFonts w:ascii="Times New Roman" w:hAnsi="Times New Roman" w:cs="Times New Roman"/>
          <w:sz w:val="32"/>
        </w:rPr>
        <w:t>»</w:t>
      </w:r>
    </w:p>
    <w:p w14:paraId="272B27C5" w14:textId="77777777" w:rsidR="00991AC9" w:rsidRDefault="00991AC9" w:rsidP="00991AC9">
      <w:pPr>
        <w:rPr>
          <w:rFonts w:ascii="Times New Roman" w:hAnsi="Times New Roman" w:cs="Times New Roman"/>
        </w:rPr>
      </w:pPr>
    </w:p>
    <w:p w14:paraId="3DA1792C" w14:textId="77777777" w:rsidR="00991AC9" w:rsidRDefault="00991AC9" w:rsidP="00991AC9">
      <w:pPr>
        <w:rPr>
          <w:rFonts w:ascii="Times New Roman" w:hAnsi="Times New Roman" w:cs="Times New Roman"/>
        </w:rPr>
      </w:pPr>
    </w:p>
    <w:p w14:paraId="76B26732" w14:textId="77777777" w:rsidR="00991AC9" w:rsidRDefault="00991AC9" w:rsidP="00991AC9">
      <w:pPr>
        <w:rPr>
          <w:rFonts w:ascii="Times New Roman" w:hAnsi="Times New Roman" w:cs="Times New Roman"/>
        </w:rPr>
      </w:pPr>
    </w:p>
    <w:p w14:paraId="352DDDAE" w14:textId="77777777" w:rsidR="00991AC9" w:rsidRPr="001D7D40" w:rsidRDefault="00991AC9" w:rsidP="00991AC9">
      <w:pPr>
        <w:rPr>
          <w:rFonts w:ascii="Times New Roman" w:hAnsi="Times New Roman" w:cs="Times New Roman"/>
        </w:rPr>
      </w:pPr>
    </w:p>
    <w:p w14:paraId="3B9E2112" w14:textId="3973AACF" w:rsidR="00991AC9" w:rsidRPr="001D7D40" w:rsidRDefault="00991AC9">
      <w:pPr>
        <w:jc w:val="center"/>
        <w:rPr>
          <w:rFonts w:ascii="Times New Roman" w:hAnsi="Times New Roman" w:cs="Times New Roman"/>
          <w:sz w:val="28"/>
        </w:rPr>
        <w:pPrChange w:id="8" w:author="Lenovo PC" w:date="2019-12-02T11:15:00Z">
          <w:pPr>
            <w:jc w:val="right"/>
          </w:pPr>
        </w:pPrChange>
      </w:pPr>
      <w:del w:id="9" w:author="Lenovo PC" w:date="2019-12-02T11:15:00Z">
        <w:r w:rsidRPr="001D7D40" w:rsidDel="00C37F8A">
          <w:rPr>
            <w:rFonts w:ascii="Times New Roman" w:hAnsi="Times New Roman" w:cs="Times New Roman"/>
            <w:sz w:val="28"/>
          </w:rPr>
          <w:delText xml:space="preserve">Группа </w:delText>
        </w:r>
      </w:del>
      <w:del w:id="10" w:author="Vladimir Ofitserov" w:date="2019-12-02T08:24:00Z">
        <w:r w:rsidRPr="001D7D40" w:rsidDel="0039278F">
          <w:rPr>
            <w:rFonts w:ascii="Times New Roman" w:hAnsi="Times New Roman" w:cs="Times New Roman"/>
            <w:sz w:val="28"/>
          </w:rPr>
          <w:delText>М30-</w:delText>
        </w:r>
        <w:r w:rsidDel="0039278F">
          <w:rPr>
            <w:rFonts w:ascii="Times New Roman" w:hAnsi="Times New Roman" w:cs="Times New Roman"/>
            <w:sz w:val="28"/>
          </w:rPr>
          <w:delText>20</w:delText>
        </w:r>
        <w:r w:rsidRPr="001D7D40" w:rsidDel="0039278F">
          <w:rPr>
            <w:rFonts w:ascii="Times New Roman" w:hAnsi="Times New Roman" w:cs="Times New Roman"/>
            <w:sz w:val="28"/>
          </w:rPr>
          <w:delText>7Б-1</w:delText>
        </w:r>
        <w:r w:rsidDel="0039278F">
          <w:rPr>
            <w:rFonts w:ascii="Times New Roman" w:hAnsi="Times New Roman" w:cs="Times New Roman"/>
            <w:sz w:val="28"/>
          </w:rPr>
          <w:delText>8</w:delText>
        </w:r>
      </w:del>
    </w:p>
    <w:p w14:paraId="3C67869B" w14:textId="77777777" w:rsidR="00991AC9" w:rsidRPr="001D7D40" w:rsidRDefault="00991AC9" w:rsidP="00991AC9">
      <w:pPr>
        <w:jc w:val="right"/>
        <w:rPr>
          <w:rFonts w:ascii="Times New Roman" w:hAnsi="Times New Roman" w:cs="Times New Roman"/>
          <w:sz w:val="28"/>
        </w:rPr>
      </w:pPr>
    </w:p>
    <w:p w14:paraId="6AA3C4B1" w14:textId="77777777" w:rsidR="00991AC9" w:rsidRPr="001D7D40" w:rsidRDefault="00991AC9" w:rsidP="00991AC9">
      <w:pPr>
        <w:jc w:val="right"/>
        <w:rPr>
          <w:rFonts w:ascii="Times New Roman" w:hAnsi="Times New Roman" w:cs="Times New Roman"/>
          <w:sz w:val="28"/>
        </w:rPr>
      </w:pPr>
    </w:p>
    <w:p w14:paraId="27BDB915" w14:textId="77777777" w:rsidR="00991AC9" w:rsidRPr="001D7D40" w:rsidRDefault="00991AC9" w:rsidP="00991AC9">
      <w:pPr>
        <w:jc w:val="right"/>
        <w:rPr>
          <w:rFonts w:ascii="Times New Roman" w:hAnsi="Times New Roman" w:cs="Times New Roman"/>
          <w:sz w:val="28"/>
        </w:rPr>
      </w:pPr>
    </w:p>
    <w:p w14:paraId="34721AFE" w14:textId="6F640D27" w:rsidR="00991AC9" w:rsidRPr="001D7D40" w:rsidRDefault="00991AC9" w:rsidP="00991AC9">
      <w:pPr>
        <w:jc w:val="right"/>
        <w:rPr>
          <w:rFonts w:ascii="Times New Roman" w:hAnsi="Times New Roman" w:cs="Times New Roman"/>
          <w:sz w:val="28"/>
        </w:rPr>
      </w:pPr>
      <w:r w:rsidRPr="001D7D40">
        <w:rPr>
          <w:rFonts w:ascii="Times New Roman" w:hAnsi="Times New Roman" w:cs="Times New Roman"/>
          <w:sz w:val="28"/>
        </w:rPr>
        <w:t>Выполн</w:t>
      </w:r>
      <w:r>
        <w:rPr>
          <w:rFonts w:ascii="Times New Roman" w:hAnsi="Times New Roman" w:cs="Times New Roman"/>
          <w:sz w:val="28"/>
        </w:rPr>
        <w:t>ил</w:t>
      </w:r>
      <w:del w:id="11" w:author="Vladimir Ofitserov" w:date="2019-12-02T08:24:00Z">
        <w:r w:rsidRPr="001D7D40" w:rsidDel="0039278F">
          <w:rPr>
            <w:rFonts w:ascii="Times New Roman" w:hAnsi="Times New Roman" w:cs="Times New Roman"/>
            <w:sz w:val="28"/>
          </w:rPr>
          <w:delText>:</w:delText>
        </w:r>
      </w:del>
      <w:ins w:id="12" w:author="Vladimir Ofitserov" w:date="2019-12-02T08:24:00Z">
        <w:r w:rsidR="0039278F">
          <w:rPr>
            <w:rFonts w:ascii="Times New Roman" w:hAnsi="Times New Roman" w:cs="Times New Roman"/>
            <w:sz w:val="28"/>
          </w:rPr>
          <w:t xml:space="preserve"> </w:t>
        </w:r>
      </w:ins>
      <w:ins w:id="13" w:author="Vladimir Ofitserov" w:date="2019-12-02T08:23:00Z">
        <w:r w:rsidR="0039278F" w:rsidRPr="0039278F">
          <w:rPr>
            <w:rFonts w:ascii="Times New Roman" w:eastAsia="Calibri" w:hAnsi="Times New Roman" w:cs="Times New Roman"/>
            <w:sz w:val="28"/>
          </w:rPr>
          <w:t xml:space="preserve"> студент группы</w:t>
        </w:r>
      </w:ins>
      <w:ins w:id="14" w:author="Vladimir Ofitserov" w:date="2019-12-02T08:24:00Z">
        <w:r w:rsidR="0039278F">
          <w:rPr>
            <w:rFonts w:ascii="Times New Roman" w:eastAsia="Calibri" w:hAnsi="Times New Roman" w:cs="Times New Roman"/>
            <w:sz w:val="28"/>
          </w:rPr>
          <w:t xml:space="preserve"> </w:t>
        </w:r>
        <w:r w:rsidR="0039278F" w:rsidRPr="001D7D40">
          <w:rPr>
            <w:rFonts w:ascii="Times New Roman" w:hAnsi="Times New Roman" w:cs="Times New Roman"/>
            <w:sz w:val="28"/>
          </w:rPr>
          <w:t>М30-</w:t>
        </w:r>
        <w:r w:rsidR="0039278F">
          <w:rPr>
            <w:rFonts w:ascii="Times New Roman" w:hAnsi="Times New Roman" w:cs="Times New Roman"/>
            <w:sz w:val="28"/>
          </w:rPr>
          <w:t>20</w:t>
        </w:r>
        <w:r w:rsidR="0039278F" w:rsidRPr="001D7D40">
          <w:rPr>
            <w:rFonts w:ascii="Times New Roman" w:hAnsi="Times New Roman" w:cs="Times New Roman"/>
            <w:sz w:val="28"/>
          </w:rPr>
          <w:t>7Б-1</w:t>
        </w:r>
        <w:r w:rsidR="0039278F">
          <w:rPr>
            <w:rFonts w:ascii="Times New Roman" w:hAnsi="Times New Roman" w:cs="Times New Roman"/>
            <w:sz w:val="28"/>
          </w:rPr>
          <w:t>8</w:t>
        </w:r>
      </w:ins>
    </w:p>
    <w:p w14:paraId="18825D3D" w14:textId="2EC0E73C" w:rsidR="00991AC9" w:rsidRDefault="00991AC9" w:rsidP="00991AC9">
      <w:pPr>
        <w:jc w:val="right"/>
        <w:rPr>
          <w:rFonts w:ascii="Times New Roman" w:hAnsi="Times New Roman" w:cs="Times New Roman"/>
          <w:sz w:val="28"/>
        </w:rPr>
      </w:pPr>
      <w:bookmarkStart w:id="15" w:name="_Hlk26168905"/>
      <w:r>
        <w:rPr>
          <w:rFonts w:ascii="Times New Roman" w:hAnsi="Times New Roman" w:cs="Times New Roman"/>
          <w:sz w:val="28"/>
        </w:rPr>
        <w:t>Кривонос А</w:t>
      </w:r>
      <w:bookmarkEnd w:id="15"/>
      <w:del w:id="16" w:author="Vladimir Ofitserov" w:date="2019-12-02T08:25:00Z">
        <w:r w:rsidDel="0039278F">
          <w:rPr>
            <w:rFonts w:ascii="Times New Roman" w:hAnsi="Times New Roman" w:cs="Times New Roman"/>
            <w:sz w:val="28"/>
          </w:rPr>
          <w:delText>лександр</w:delText>
        </w:r>
      </w:del>
      <w:ins w:id="17" w:author="Vladimir Ofitserov" w:date="2019-12-02T08:25:00Z">
        <w:r w:rsidR="0039278F">
          <w:rPr>
            <w:rFonts w:ascii="Times New Roman" w:hAnsi="Times New Roman" w:cs="Times New Roman"/>
            <w:sz w:val="28"/>
          </w:rPr>
          <w:t>.</w:t>
        </w:r>
      </w:ins>
      <w:ins w:id="18" w:author="Vladimir Ofitserov" w:date="2019-12-02T08:19:00Z">
        <w:r w:rsidR="0039278F">
          <w:rPr>
            <w:rFonts w:ascii="Times New Roman" w:hAnsi="Times New Roman" w:cs="Times New Roman"/>
            <w:sz w:val="28"/>
          </w:rPr>
          <w:t xml:space="preserve"> </w:t>
        </w:r>
      </w:ins>
      <w:ins w:id="19" w:author="Vladimir Ofitserov" w:date="2019-12-02T08:27:00Z">
        <w:del w:id="20" w:author="Lenovo PC" w:date="2019-12-02T11:15:00Z">
          <w:r w:rsidR="0039278F" w:rsidDel="00C37F8A">
            <w:rPr>
              <w:rFonts w:ascii="Times New Roman" w:hAnsi="Times New Roman" w:cs="Times New Roman"/>
              <w:sz w:val="28"/>
            </w:rPr>
            <w:delText>Нача</w:delText>
          </w:r>
        </w:del>
      </w:ins>
      <w:ins w:id="21" w:author="Vladimir Ofitserov" w:date="2019-12-02T08:28:00Z">
        <w:del w:id="22" w:author="Lenovo PC" w:date="2019-12-02T11:15:00Z">
          <w:r w:rsidR="0039278F" w:rsidDel="00C37F8A">
            <w:rPr>
              <w:rFonts w:ascii="Times New Roman" w:hAnsi="Times New Roman" w:cs="Times New Roman"/>
              <w:sz w:val="28"/>
            </w:rPr>
            <w:delText xml:space="preserve">льная буква </w:delText>
          </w:r>
        </w:del>
      </w:ins>
      <w:ins w:id="23" w:author="Vladimir Ofitserov" w:date="2019-12-02T08:19:00Z">
        <w:del w:id="24" w:author="Lenovo PC" w:date="2019-12-02T11:15:00Z">
          <w:r w:rsidR="0039278F" w:rsidDel="00C37F8A">
            <w:rPr>
              <w:rFonts w:ascii="Times New Roman" w:hAnsi="Times New Roman" w:cs="Times New Roman"/>
              <w:sz w:val="28"/>
            </w:rPr>
            <w:delText>Отчеств</w:delText>
          </w:r>
        </w:del>
      </w:ins>
      <w:ins w:id="25" w:author="Vladimir Ofitserov" w:date="2019-12-02T08:32:00Z">
        <w:del w:id="26" w:author="Lenovo PC" w:date="2019-12-02T11:15:00Z">
          <w:r w:rsidR="007B5F9D" w:rsidDel="00C37F8A">
            <w:rPr>
              <w:rFonts w:ascii="Times New Roman" w:hAnsi="Times New Roman" w:cs="Times New Roman"/>
              <w:sz w:val="28"/>
            </w:rPr>
            <w:delText>а</w:delText>
          </w:r>
        </w:del>
      </w:ins>
      <w:ins w:id="27" w:author="Lenovo PC" w:date="2019-12-02T11:15:00Z">
        <w:r w:rsidR="00C37F8A">
          <w:rPr>
            <w:rFonts w:ascii="Times New Roman" w:hAnsi="Times New Roman" w:cs="Times New Roman"/>
            <w:sz w:val="28"/>
          </w:rPr>
          <w:t>А</w:t>
        </w:r>
      </w:ins>
      <w:ins w:id="28" w:author="Vladimir Ofitserov" w:date="2019-12-02T08:27:00Z">
        <w:r w:rsidR="0039278F">
          <w:rPr>
            <w:rFonts w:ascii="Times New Roman" w:hAnsi="Times New Roman" w:cs="Times New Roman"/>
            <w:sz w:val="28"/>
          </w:rPr>
          <w:t>.</w:t>
        </w:r>
      </w:ins>
      <w:ins w:id="29" w:author="Vladimir Ofitserov" w:date="2019-12-02T08:29:00Z">
        <w:r w:rsidR="007B5F9D">
          <w:rPr>
            <w:rFonts w:ascii="Times New Roman" w:hAnsi="Times New Roman" w:cs="Times New Roman"/>
            <w:sz w:val="28"/>
          </w:rPr>
          <w:t xml:space="preserve"> __________________</w:t>
        </w:r>
      </w:ins>
    </w:p>
    <w:p w14:paraId="5C3FB444" w14:textId="77777777" w:rsidR="00991AC9" w:rsidRDefault="00991AC9" w:rsidP="00991AC9">
      <w:pPr>
        <w:jc w:val="right"/>
        <w:rPr>
          <w:rFonts w:ascii="Times New Roman" w:hAnsi="Times New Roman" w:cs="Times New Roman"/>
          <w:sz w:val="28"/>
        </w:rPr>
      </w:pPr>
    </w:p>
    <w:p w14:paraId="12F37D02" w14:textId="3B818E32" w:rsidR="00991AC9" w:rsidRPr="001D7D40" w:rsidRDefault="00991AC9" w:rsidP="00991AC9">
      <w:pPr>
        <w:jc w:val="right"/>
        <w:rPr>
          <w:rFonts w:ascii="Times New Roman" w:hAnsi="Times New Roman" w:cs="Times New Roman"/>
          <w:sz w:val="28"/>
        </w:rPr>
      </w:pPr>
      <w:proofErr w:type="gramStart"/>
      <w:r w:rsidRPr="001D7D40">
        <w:rPr>
          <w:rFonts w:ascii="Times New Roman" w:hAnsi="Times New Roman" w:cs="Times New Roman"/>
          <w:sz w:val="28"/>
        </w:rPr>
        <w:t>Принял</w:t>
      </w:r>
      <w:ins w:id="30" w:author="Vladimir Ofitserov" w:date="2019-12-02T08:28:00Z">
        <w:r w:rsidR="007B5F9D">
          <w:rPr>
            <w:rFonts w:ascii="Times New Roman" w:hAnsi="Times New Roman" w:cs="Times New Roman"/>
            <w:sz w:val="28"/>
          </w:rPr>
          <w:t xml:space="preserve"> </w:t>
        </w:r>
        <w:r w:rsidR="007B5F9D" w:rsidRPr="007B5F9D">
          <w:rPr>
            <w:rFonts w:ascii="Times New Roman" w:eastAsia="Calibri" w:hAnsi="Times New Roman" w:cs="Times New Roman"/>
            <w:sz w:val="28"/>
          </w:rPr>
          <w:t xml:space="preserve"> к.т.н.</w:t>
        </w:r>
        <w:proofErr w:type="gramEnd"/>
        <w:r w:rsidR="007B5F9D" w:rsidRPr="007B5F9D">
          <w:rPr>
            <w:rFonts w:ascii="Times New Roman" w:eastAsia="Calibri" w:hAnsi="Times New Roman" w:cs="Times New Roman"/>
            <w:sz w:val="28"/>
          </w:rPr>
          <w:t>, доцент</w:t>
        </w:r>
      </w:ins>
      <w:del w:id="31" w:author="Vladimir Ofitserov" w:date="2019-12-02T08:28:00Z">
        <w:r w:rsidRPr="001D7D40" w:rsidDel="007B5F9D">
          <w:rPr>
            <w:rFonts w:ascii="Times New Roman" w:hAnsi="Times New Roman" w:cs="Times New Roman"/>
            <w:sz w:val="28"/>
          </w:rPr>
          <w:delText>:</w:delText>
        </w:r>
      </w:del>
    </w:p>
    <w:p w14:paraId="220F6336" w14:textId="1065F27A" w:rsidR="00991AC9" w:rsidRPr="00991AC9" w:rsidDel="007B5F9D" w:rsidRDefault="00991AC9" w:rsidP="00991AC9">
      <w:pPr>
        <w:jc w:val="right"/>
        <w:rPr>
          <w:del w:id="32" w:author="Vladimir Ofitserov" w:date="2019-12-02T08:29:00Z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Офицеров В.П.</w:t>
      </w:r>
      <w:ins w:id="33" w:author="Vladimir Ofitserov" w:date="2019-12-02T08:29:00Z">
        <w:r w:rsidR="007B5F9D">
          <w:rPr>
            <w:rFonts w:ascii="Times New Roman" w:hAnsi="Times New Roman" w:cs="Times New Roman"/>
            <w:sz w:val="28"/>
          </w:rPr>
          <w:t>_________________</w:t>
        </w:r>
      </w:ins>
    </w:p>
    <w:p w14:paraId="435DCBE9" w14:textId="77777777" w:rsidR="00991AC9" w:rsidRPr="001D7D40" w:rsidRDefault="00991AC9">
      <w:pPr>
        <w:jc w:val="right"/>
        <w:rPr>
          <w:rFonts w:ascii="Times New Roman" w:hAnsi="Times New Roman" w:cs="Times New Roman"/>
          <w:sz w:val="28"/>
        </w:rPr>
        <w:pPrChange w:id="34" w:author="Vladimir Ofitserov" w:date="2019-12-02T08:29:00Z">
          <w:pPr/>
        </w:pPrChange>
      </w:pPr>
    </w:p>
    <w:p w14:paraId="00647374" w14:textId="77777777" w:rsidR="00991AC9" w:rsidRDefault="00991AC9" w:rsidP="00991AC9">
      <w:pPr>
        <w:rPr>
          <w:rFonts w:ascii="Times New Roman" w:hAnsi="Times New Roman" w:cs="Times New Roman"/>
        </w:rPr>
      </w:pPr>
    </w:p>
    <w:p w14:paraId="28ADD965" w14:textId="77777777" w:rsidR="00991AC9" w:rsidRDefault="00991AC9" w:rsidP="00991AC9">
      <w:pPr>
        <w:rPr>
          <w:rFonts w:ascii="Times New Roman" w:hAnsi="Times New Roman" w:cs="Times New Roman"/>
        </w:rPr>
      </w:pPr>
    </w:p>
    <w:p w14:paraId="3079D0A2" w14:textId="77777777" w:rsidR="00991AC9" w:rsidRDefault="00991AC9" w:rsidP="00991AC9">
      <w:pPr>
        <w:rPr>
          <w:rFonts w:ascii="Times New Roman" w:hAnsi="Times New Roman" w:cs="Times New Roman"/>
        </w:rPr>
      </w:pPr>
    </w:p>
    <w:p w14:paraId="4C45B004" w14:textId="77777777" w:rsidR="00991AC9" w:rsidRDefault="00991AC9" w:rsidP="00991AC9">
      <w:pPr>
        <w:rPr>
          <w:rFonts w:ascii="Times New Roman" w:hAnsi="Times New Roman" w:cs="Times New Roman"/>
        </w:rPr>
      </w:pPr>
    </w:p>
    <w:p w14:paraId="287E6923" w14:textId="77777777" w:rsidR="00B12950" w:rsidRPr="005E47C6" w:rsidRDefault="00991AC9" w:rsidP="00991AC9">
      <w:pPr>
        <w:jc w:val="center"/>
        <w:rPr>
          <w:rFonts w:ascii="Times New Roman" w:hAnsi="Times New Roman" w:cs="Times New Roman"/>
          <w:sz w:val="24"/>
        </w:rPr>
      </w:pPr>
      <w:r w:rsidRPr="001D7D40">
        <w:rPr>
          <w:rFonts w:ascii="Times New Roman" w:hAnsi="Times New Roman" w:cs="Times New Roman"/>
          <w:sz w:val="24"/>
        </w:rPr>
        <w:t>Москва 201</w:t>
      </w:r>
      <w:r w:rsidRPr="005E47C6">
        <w:rPr>
          <w:rFonts w:ascii="Times New Roman" w:hAnsi="Times New Roman" w:cs="Times New Roman"/>
          <w:sz w:val="24"/>
        </w:rPr>
        <w:t>9</w:t>
      </w:r>
    </w:p>
    <w:p w14:paraId="36084C63" w14:textId="0B130249" w:rsidR="0039278F" w:rsidRDefault="0039278F" w:rsidP="0039278F">
      <w:pPr>
        <w:spacing w:after="0" w:line="256" w:lineRule="auto"/>
        <w:jc w:val="center"/>
        <w:rPr>
          <w:ins w:id="35" w:author="Vladimir Ofitserov" w:date="2019-12-02T08:31:00Z"/>
          <w:rFonts w:ascii="Times New Roman" w:eastAsia="Calibri" w:hAnsi="Times New Roman" w:cs="Times New Roman"/>
          <w:b/>
          <w:sz w:val="28"/>
        </w:rPr>
      </w:pPr>
      <w:r w:rsidRPr="0039278F">
        <w:rPr>
          <w:rFonts w:ascii="Times New Roman" w:eastAsia="Calibri" w:hAnsi="Times New Roman" w:cs="Times New Roman"/>
          <w:b/>
          <w:sz w:val="28"/>
        </w:rPr>
        <w:lastRenderedPageBreak/>
        <w:t>Задание на курсовую работу по дисциплине</w:t>
      </w:r>
    </w:p>
    <w:p w14:paraId="734B5B4C" w14:textId="6DB275ED" w:rsidR="007B5F9D" w:rsidRDefault="007B5F9D" w:rsidP="0039278F">
      <w:pPr>
        <w:spacing w:after="0" w:line="256" w:lineRule="auto"/>
        <w:jc w:val="center"/>
        <w:rPr>
          <w:ins w:id="36" w:author="Vladimir Ofitserov" w:date="2019-12-02T08:31:00Z"/>
          <w:rFonts w:ascii="Times New Roman" w:eastAsia="Calibri" w:hAnsi="Times New Roman" w:cs="Times New Roman"/>
          <w:sz w:val="28"/>
        </w:rPr>
      </w:pPr>
      <w:ins w:id="37" w:author="Vladimir Ofitserov" w:date="2019-12-02T08:31:00Z">
        <w:r>
          <w:rPr>
            <w:rFonts w:ascii="Times New Roman" w:eastAsia="Calibri" w:hAnsi="Times New Roman" w:cs="Times New Roman"/>
            <w:sz w:val="28"/>
          </w:rPr>
          <w:t>«Программирование на языке высокого уровня»</w:t>
        </w:r>
      </w:ins>
    </w:p>
    <w:p w14:paraId="7262EF32" w14:textId="4C00FB66" w:rsidR="007B5F9D" w:rsidRDefault="007B5F9D" w:rsidP="0039278F">
      <w:pPr>
        <w:spacing w:after="0" w:line="256" w:lineRule="auto"/>
        <w:jc w:val="center"/>
        <w:rPr>
          <w:ins w:id="38" w:author="Vladimir Ofitserov" w:date="2019-12-02T08:33:00Z"/>
          <w:rFonts w:ascii="Times New Roman" w:eastAsia="Calibri" w:hAnsi="Times New Roman" w:cs="Times New Roman"/>
          <w:sz w:val="28"/>
        </w:rPr>
      </w:pPr>
      <w:ins w:id="39" w:author="Vladimir Ofitserov" w:date="2019-12-02T08:31:00Z">
        <w:r w:rsidRPr="007B5F9D">
          <w:rPr>
            <w:rFonts w:ascii="Times New Roman" w:eastAsia="Calibri" w:hAnsi="Times New Roman" w:cs="Times New Roman"/>
            <w:sz w:val="28"/>
          </w:rPr>
          <w:t>студенту группы</w:t>
        </w:r>
        <w:r>
          <w:rPr>
            <w:rFonts w:ascii="Times New Roman" w:eastAsia="Calibri" w:hAnsi="Times New Roman" w:cs="Times New Roman"/>
            <w:sz w:val="28"/>
          </w:rPr>
          <w:t xml:space="preserve"> </w:t>
        </w:r>
        <w:r w:rsidRPr="007B5F9D">
          <w:rPr>
            <w:rFonts w:ascii="Times New Roman" w:eastAsia="Calibri" w:hAnsi="Times New Roman" w:cs="Times New Roman"/>
            <w:sz w:val="28"/>
          </w:rPr>
          <w:t>М30-207Б-18</w:t>
        </w:r>
      </w:ins>
    </w:p>
    <w:p w14:paraId="5CB9532B" w14:textId="1C8F46DA" w:rsidR="007B5F9D" w:rsidRDefault="007B5F9D" w:rsidP="0039278F">
      <w:pPr>
        <w:spacing w:after="0" w:line="256" w:lineRule="auto"/>
        <w:jc w:val="center"/>
        <w:rPr>
          <w:ins w:id="40" w:author="Vladimir Ofitserov" w:date="2019-12-02T08:34:00Z"/>
          <w:rFonts w:ascii="Times New Roman" w:eastAsia="Calibri" w:hAnsi="Times New Roman" w:cs="Times New Roman"/>
          <w:sz w:val="28"/>
        </w:rPr>
      </w:pPr>
      <w:proofErr w:type="spellStart"/>
      <w:ins w:id="41" w:author="Vladimir Ofitserov" w:date="2019-12-02T08:33:00Z">
        <w:r w:rsidRPr="007B5F9D">
          <w:rPr>
            <w:rFonts w:ascii="Times New Roman" w:eastAsia="Calibri" w:hAnsi="Times New Roman" w:cs="Times New Roman"/>
            <w:sz w:val="28"/>
          </w:rPr>
          <w:t>Кривонос</w:t>
        </w:r>
        <w:r>
          <w:rPr>
            <w:rFonts w:ascii="Times New Roman" w:eastAsia="Calibri" w:hAnsi="Times New Roman" w:cs="Times New Roman"/>
            <w:sz w:val="28"/>
          </w:rPr>
          <w:t>у</w:t>
        </w:r>
        <w:proofErr w:type="spellEnd"/>
        <w:r w:rsidRPr="007B5F9D">
          <w:rPr>
            <w:rFonts w:ascii="Times New Roman" w:eastAsia="Calibri" w:hAnsi="Times New Roman" w:cs="Times New Roman"/>
            <w:sz w:val="28"/>
          </w:rPr>
          <w:t xml:space="preserve"> Александр</w:t>
        </w:r>
        <w:r>
          <w:rPr>
            <w:rFonts w:ascii="Times New Roman" w:eastAsia="Calibri" w:hAnsi="Times New Roman" w:cs="Times New Roman"/>
            <w:sz w:val="28"/>
          </w:rPr>
          <w:t xml:space="preserve">у </w:t>
        </w:r>
        <w:del w:id="42" w:author="Lenovo PC" w:date="2019-12-02T11:13:00Z">
          <w:r w:rsidDel="00C37F8A">
            <w:rPr>
              <w:rFonts w:ascii="Times New Roman" w:eastAsia="Calibri" w:hAnsi="Times New Roman" w:cs="Times New Roman"/>
              <w:sz w:val="28"/>
            </w:rPr>
            <w:delText>Отчество</w:delText>
          </w:r>
        </w:del>
      </w:ins>
      <w:ins w:id="43" w:author="Lenovo PC" w:date="2019-12-02T11:13:00Z">
        <w:r w:rsidR="00C37F8A">
          <w:rPr>
            <w:rFonts w:ascii="Times New Roman" w:eastAsia="Calibri" w:hAnsi="Times New Roman" w:cs="Times New Roman"/>
            <w:sz w:val="28"/>
          </w:rPr>
          <w:t>Але</w:t>
        </w:r>
      </w:ins>
      <w:ins w:id="44" w:author="Lenovo PC" w:date="2019-12-02T11:14:00Z">
        <w:r w:rsidR="00C37F8A">
          <w:rPr>
            <w:rFonts w:ascii="Times New Roman" w:eastAsia="Calibri" w:hAnsi="Times New Roman" w:cs="Times New Roman"/>
            <w:sz w:val="28"/>
          </w:rPr>
          <w:t>ксандровичу</w:t>
        </w:r>
      </w:ins>
    </w:p>
    <w:p w14:paraId="30F9DDEE" w14:textId="7CC3BBEA" w:rsidR="007B5F9D" w:rsidRDefault="007B5F9D" w:rsidP="0039278F">
      <w:pPr>
        <w:spacing w:after="0" w:line="256" w:lineRule="auto"/>
        <w:jc w:val="center"/>
        <w:rPr>
          <w:ins w:id="45" w:author="Vladimir Ofitserov" w:date="2019-12-02T08:34:00Z"/>
          <w:rFonts w:ascii="Times New Roman" w:eastAsia="Calibri" w:hAnsi="Times New Roman" w:cs="Times New Roman"/>
          <w:sz w:val="28"/>
        </w:rPr>
      </w:pPr>
    </w:p>
    <w:p w14:paraId="7C0CF2A5" w14:textId="77777777" w:rsidR="007B5F9D" w:rsidRDefault="007B5F9D">
      <w:pPr>
        <w:spacing w:after="0" w:line="256" w:lineRule="auto"/>
        <w:jc w:val="both"/>
        <w:rPr>
          <w:ins w:id="46" w:author="Vladimir Ofitserov" w:date="2019-12-02T08:33:00Z"/>
          <w:rFonts w:ascii="Times New Roman" w:eastAsia="Calibri" w:hAnsi="Times New Roman" w:cs="Times New Roman"/>
          <w:sz w:val="28"/>
        </w:rPr>
        <w:pPrChange w:id="47" w:author="Vladimir Ofitserov" w:date="2019-12-02T08:34:00Z">
          <w:pPr>
            <w:spacing w:after="0" w:line="256" w:lineRule="auto"/>
            <w:jc w:val="center"/>
          </w:pPr>
        </w:pPrChange>
      </w:pPr>
    </w:p>
    <w:p w14:paraId="5A53F2D1" w14:textId="71D59992" w:rsidR="007B5F9D" w:rsidRDefault="007B5F9D" w:rsidP="007B5F9D">
      <w:pPr>
        <w:spacing w:after="0" w:line="256" w:lineRule="auto"/>
        <w:jc w:val="both"/>
        <w:rPr>
          <w:ins w:id="48" w:author="Vladimir Ofitserov" w:date="2019-12-02T08:38:00Z"/>
          <w:rFonts w:ascii="Times New Roman" w:eastAsia="Calibri" w:hAnsi="Times New Roman" w:cs="Times New Roman"/>
          <w:bCs/>
          <w:sz w:val="28"/>
        </w:rPr>
      </w:pPr>
      <w:ins w:id="49" w:author="Vladimir Ofitserov" w:date="2019-12-02T08:35:00Z">
        <w:r w:rsidRPr="007B5F9D">
          <w:rPr>
            <w:rFonts w:ascii="Times New Roman" w:eastAsia="Calibri" w:hAnsi="Times New Roman" w:cs="Times New Roman"/>
            <w:bCs/>
            <w:sz w:val="28"/>
          </w:rPr>
          <w:t>Тема:</w:t>
        </w:r>
        <w:r>
          <w:rPr>
            <w:rFonts w:ascii="Times New Roman" w:eastAsia="Calibri" w:hAnsi="Times New Roman" w:cs="Times New Roman"/>
            <w:bCs/>
            <w:sz w:val="28"/>
          </w:rPr>
          <w:t xml:space="preserve"> </w:t>
        </w:r>
        <w:r w:rsidRPr="007B5F9D">
          <w:rPr>
            <w:rFonts w:ascii="Times New Roman" w:eastAsia="Calibri" w:hAnsi="Times New Roman" w:cs="Times New Roman"/>
            <w:bCs/>
            <w:sz w:val="28"/>
          </w:rPr>
          <w:t>«Разработка средствами С++ информационной системы поддержки работы деканата института»</w:t>
        </w:r>
      </w:ins>
    </w:p>
    <w:p w14:paraId="2A71715F" w14:textId="77777777" w:rsidR="00A4401F" w:rsidRDefault="00A4401F" w:rsidP="007B5F9D">
      <w:pPr>
        <w:spacing w:after="0" w:line="256" w:lineRule="auto"/>
        <w:jc w:val="both"/>
        <w:rPr>
          <w:ins w:id="50" w:author="Vladimir Ofitserov" w:date="2019-12-02T08:38:00Z"/>
          <w:rFonts w:ascii="Times New Roman" w:eastAsia="Calibri" w:hAnsi="Times New Roman" w:cs="Times New Roman"/>
          <w:bCs/>
          <w:sz w:val="28"/>
        </w:rPr>
      </w:pPr>
    </w:p>
    <w:p w14:paraId="0DE976A5" w14:textId="5F1633FF" w:rsidR="00A4401F" w:rsidRDefault="00A4401F" w:rsidP="007B5F9D">
      <w:pPr>
        <w:spacing w:after="0" w:line="256" w:lineRule="auto"/>
        <w:jc w:val="both"/>
        <w:rPr>
          <w:ins w:id="51" w:author="Vladimir Ofitserov" w:date="2019-12-02T08:38:00Z"/>
          <w:rFonts w:ascii="Times New Roman" w:eastAsia="Calibri" w:hAnsi="Times New Roman" w:cs="Times New Roman"/>
          <w:bCs/>
          <w:sz w:val="28"/>
        </w:rPr>
      </w:pPr>
      <w:ins w:id="52" w:author="Vladimir Ofitserov" w:date="2019-12-02T08:38:00Z">
        <w:r w:rsidRPr="00A4401F">
          <w:rPr>
            <w:rFonts w:ascii="Times New Roman" w:eastAsia="Calibri" w:hAnsi="Times New Roman" w:cs="Times New Roman"/>
            <w:bCs/>
            <w:sz w:val="28"/>
          </w:rPr>
          <w:t>Задание:</w:t>
        </w:r>
      </w:ins>
    </w:p>
    <w:p w14:paraId="35648326" w14:textId="525A7F58" w:rsidR="00A4401F" w:rsidRPr="00A4401F" w:rsidRDefault="00A4401F">
      <w:pPr>
        <w:pStyle w:val="a3"/>
        <w:numPr>
          <w:ilvl w:val="0"/>
          <w:numId w:val="3"/>
        </w:numPr>
        <w:spacing w:after="0" w:line="256" w:lineRule="auto"/>
        <w:jc w:val="both"/>
        <w:rPr>
          <w:ins w:id="53" w:author="Vladimir Ofitserov" w:date="2019-12-02T08:38:00Z"/>
          <w:rFonts w:ascii="Times New Roman" w:eastAsia="Calibri" w:hAnsi="Times New Roman" w:cs="Times New Roman"/>
          <w:bCs/>
          <w:sz w:val="28"/>
          <w:rPrChange w:id="54" w:author="Vladimir Ofitserov" w:date="2019-12-02T08:39:00Z">
            <w:rPr>
              <w:ins w:id="55" w:author="Vladimir Ofitserov" w:date="2019-12-02T08:38:00Z"/>
            </w:rPr>
          </w:rPrChange>
        </w:rPr>
        <w:pPrChange w:id="56" w:author="Vladimir Ofitserov" w:date="2019-12-02T08:39:00Z">
          <w:pPr>
            <w:spacing w:after="0" w:line="256" w:lineRule="auto"/>
            <w:jc w:val="both"/>
          </w:pPr>
        </w:pPrChange>
      </w:pPr>
      <w:ins w:id="57" w:author="Vladimir Ofitserov" w:date="2019-12-02T08:38:00Z">
        <w:r w:rsidRPr="00A4401F">
          <w:rPr>
            <w:rFonts w:ascii="Times New Roman" w:eastAsia="Calibri" w:hAnsi="Times New Roman" w:cs="Times New Roman"/>
            <w:bCs/>
            <w:sz w:val="28"/>
            <w:rPrChange w:id="58" w:author="Vladimir Ofitserov" w:date="2019-12-02T08:39:00Z">
              <w:rPr/>
            </w:rPrChange>
          </w:rPr>
          <w:t>Сформулировать функциональные и нефункциональные требования к информационной файловой системе.</w:t>
        </w:r>
      </w:ins>
    </w:p>
    <w:p w14:paraId="6C082364" w14:textId="2FFCD10F" w:rsidR="00A4401F" w:rsidRPr="00A4401F" w:rsidRDefault="00A4401F">
      <w:pPr>
        <w:pStyle w:val="a3"/>
        <w:numPr>
          <w:ilvl w:val="0"/>
          <w:numId w:val="3"/>
        </w:numPr>
        <w:spacing w:after="0" w:line="256" w:lineRule="auto"/>
        <w:jc w:val="both"/>
        <w:rPr>
          <w:ins w:id="59" w:author="Vladimir Ofitserov" w:date="2019-12-02T08:38:00Z"/>
          <w:rFonts w:ascii="Times New Roman" w:eastAsia="Calibri" w:hAnsi="Times New Roman" w:cs="Times New Roman"/>
          <w:bCs/>
          <w:sz w:val="28"/>
          <w:rPrChange w:id="60" w:author="Vladimir Ofitserov" w:date="2019-12-02T08:39:00Z">
            <w:rPr>
              <w:ins w:id="61" w:author="Vladimir Ofitserov" w:date="2019-12-02T08:38:00Z"/>
            </w:rPr>
          </w:rPrChange>
        </w:rPr>
        <w:pPrChange w:id="62" w:author="Vladimir Ofitserov" w:date="2019-12-02T08:39:00Z">
          <w:pPr>
            <w:spacing w:after="0" w:line="256" w:lineRule="auto"/>
            <w:jc w:val="both"/>
          </w:pPr>
        </w:pPrChange>
      </w:pPr>
      <w:ins w:id="63" w:author="Vladimir Ofitserov" w:date="2019-12-02T08:38:00Z">
        <w:r w:rsidRPr="00A4401F">
          <w:rPr>
            <w:rFonts w:ascii="Times New Roman" w:eastAsia="Calibri" w:hAnsi="Times New Roman" w:cs="Times New Roman"/>
            <w:bCs/>
            <w:sz w:val="28"/>
            <w:rPrChange w:id="64" w:author="Vladimir Ofitserov" w:date="2019-12-02T08:39:00Z">
              <w:rPr/>
            </w:rPrChange>
          </w:rPr>
          <w:t>Спроектировать структуры данных для заданной предметной области.</w:t>
        </w:r>
      </w:ins>
    </w:p>
    <w:p w14:paraId="588E56B2" w14:textId="274FD453" w:rsidR="00A4401F" w:rsidRDefault="00A4401F" w:rsidP="00A4401F">
      <w:pPr>
        <w:pStyle w:val="a3"/>
        <w:numPr>
          <w:ilvl w:val="0"/>
          <w:numId w:val="3"/>
        </w:numPr>
        <w:spacing w:after="0" w:line="256" w:lineRule="auto"/>
        <w:jc w:val="both"/>
        <w:rPr>
          <w:ins w:id="65" w:author="Vladimir Ofitserov" w:date="2019-12-02T08:42:00Z"/>
          <w:rFonts w:ascii="Times New Roman" w:eastAsia="Calibri" w:hAnsi="Times New Roman" w:cs="Times New Roman"/>
          <w:bCs/>
          <w:sz w:val="28"/>
        </w:rPr>
      </w:pPr>
      <w:ins w:id="66" w:author="Vladimir Ofitserov" w:date="2019-12-02T08:38:00Z">
        <w:r w:rsidRPr="00A4401F">
          <w:rPr>
            <w:rFonts w:ascii="Times New Roman" w:eastAsia="Calibri" w:hAnsi="Times New Roman" w:cs="Times New Roman"/>
            <w:bCs/>
            <w:sz w:val="28"/>
            <w:rPrChange w:id="67" w:author="Vladimir Ofitserov" w:date="2019-12-02T08:39:00Z">
              <w:rPr/>
            </w:rPrChange>
          </w:rPr>
          <w:t>Реализовать информационную систему средствами С++.</w:t>
        </w:r>
      </w:ins>
    </w:p>
    <w:p w14:paraId="3C91362A" w14:textId="29D7C413" w:rsidR="00A4401F" w:rsidRDefault="00A4401F" w:rsidP="00A4401F">
      <w:pPr>
        <w:pStyle w:val="a3"/>
        <w:spacing w:after="0" w:line="256" w:lineRule="auto"/>
        <w:jc w:val="both"/>
        <w:rPr>
          <w:ins w:id="68" w:author="Vladimir Ofitserov" w:date="2019-12-02T08:42:00Z"/>
          <w:rFonts w:ascii="Times New Roman" w:eastAsia="Calibri" w:hAnsi="Times New Roman" w:cs="Times New Roman"/>
          <w:bCs/>
          <w:sz w:val="28"/>
        </w:rPr>
      </w:pPr>
    </w:p>
    <w:p w14:paraId="002CA582" w14:textId="77777777" w:rsidR="00A4401F" w:rsidRPr="00A4401F" w:rsidRDefault="00A4401F" w:rsidP="00A4401F">
      <w:pPr>
        <w:pStyle w:val="a3"/>
        <w:spacing w:after="0" w:line="256" w:lineRule="auto"/>
        <w:jc w:val="both"/>
        <w:rPr>
          <w:ins w:id="69" w:author="Vladimir Ofitserov" w:date="2019-12-02T08:42:00Z"/>
          <w:rFonts w:ascii="Times New Roman" w:eastAsia="Calibri" w:hAnsi="Times New Roman" w:cs="Times New Roman"/>
          <w:bCs/>
          <w:sz w:val="28"/>
        </w:rPr>
      </w:pPr>
      <w:ins w:id="70" w:author="Vladimir Ofitserov" w:date="2019-12-02T08:42:00Z">
        <w:r w:rsidRPr="00A4401F">
          <w:rPr>
            <w:rFonts w:ascii="Times New Roman" w:eastAsia="Calibri" w:hAnsi="Times New Roman" w:cs="Times New Roman"/>
            <w:bCs/>
            <w:sz w:val="28"/>
          </w:rPr>
          <w:t>Решаемые задачи:</w:t>
        </w:r>
      </w:ins>
    </w:p>
    <w:p w14:paraId="4BD61237" w14:textId="77777777" w:rsidR="00A4401F" w:rsidRPr="00A4401F" w:rsidRDefault="00A4401F" w:rsidP="00A4401F">
      <w:pPr>
        <w:pStyle w:val="a3"/>
        <w:spacing w:after="0" w:line="256" w:lineRule="auto"/>
        <w:jc w:val="both"/>
        <w:rPr>
          <w:ins w:id="71" w:author="Vladimir Ofitserov" w:date="2019-12-02T08:42:00Z"/>
          <w:rFonts w:ascii="Times New Roman" w:eastAsia="Calibri" w:hAnsi="Times New Roman" w:cs="Times New Roman"/>
          <w:bCs/>
          <w:sz w:val="28"/>
        </w:rPr>
      </w:pPr>
      <w:ins w:id="72" w:author="Vladimir Ofitserov" w:date="2019-12-02T08:42:00Z">
        <w:r w:rsidRPr="00A4401F">
          <w:rPr>
            <w:rFonts w:ascii="Times New Roman" w:eastAsia="Calibri" w:hAnsi="Times New Roman" w:cs="Times New Roman"/>
            <w:bCs/>
            <w:sz w:val="28"/>
          </w:rPr>
          <w:t>•</w:t>
        </w:r>
        <w:r w:rsidRPr="00A4401F">
          <w:rPr>
            <w:rFonts w:ascii="Times New Roman" w:eastAsia="Calibri" w:hAnsi="Times New Roman" w:cs="Times New Roman"/>
            <w:bCs/>
            <w:sz w:val="28"/>
          </w:rPr>
          <w:tab/>
          <w:t>Справочные данные - список студентов (ФИО, группа, адрес и т.п.)</w:t>
        </w:r>
      </w:ins>
    </w:p>
    <w:p w14:paraId="6E85A557" w14:textId="77777777" w:rsidR="00A4401F" w:rsidRPr="00A4401F" w:rsidRDefault="00A4401F" w:rsidP="00A4401F">
      <w:pPr>
        <w:pStyle w:val="a3"/>
        <w:spacing w:after="0" w:line="256" w:lineRule="auto"/>
        <w:jc w:val="both"/>
        <w:rPr>
          <w:ins w:id="73" w:author="Vladimir Ofitserov" w:date="2019-12-02T08:42:00Z"/>
          <w:rFonts w:ascii="Times New Roman" w:eastAsia="Calibri" w:hAnsi="Times New Roman" w:cs="Times New Roman"/>
          <w:bCs/>
          <w:sz w:val="28"/>
        </w:rPr>
      </w:pPr>
      <w:ins w:id="74" w:author="Vladimir Ofitserov" w:date="2019-12-02T08:42:00Z">
        <w:r w:rsidRPr="00A4401F">
          <w:rPr>
            <w:rFonts w:ascii="Times New Roman" w:eastAsia="Calibri" w:hAnsi="Times New Roman" w:cs="Times New Roman"/>
            <w:bCs/>
            <w:sz w:val="28"/>
          </w:rPr>
          <w:t>•</w:t>
        </w:r>
        <w:r w:rsidRPr="00A4401F">
          <w:rPr>
            <w:rFonts w:ascii="Times New Roman" w:eastAsia="Calibri" w:hAnsi="Times New Roman" w:cs="Times New Roman"/>
            <w:bCs/>
            <w:sz w:val="28"/>
          </w:rPr>
          <w:tab/>
          <w:t>Расписание занятий (предмет, преподаватель, группа и т.п.)</w:t>
        </w:r>
      </w:ins>
    </w:p>
    <w:p w14:paraId="5589C612" w14:textId="5BFBFCDC" w:rsidR="00A4401F" w:rsidRDefault="00A4401F" w:rsidP="00A4401F">
      <w:pPr>
        <w:pStyle w:val="a3"/>
        <w:spacing w:after="0" w:line="256" w:lineRule="auto"/>
        <w:jc w:val="both"/>
        <w:rPr>
          <w:ins w:id="75" w:author="Vladimir Ofitserov" w:date="2019-12-02T08:42:00Z"/>
          <w:rFonts w:ascii="Times New Roman" w:eastAsia="Calibri" w:hAnsi="Times New Roman" w:cs="Times New Roman"/>
          <w:bCs/>
          <w:sz w:val="28"/>
        </w:rPr>
      </w:pPr>
      <w:ins w:id="76" w:author="Vladimir Ofitserov" w:date="2019-12-02T08:42:00Z">
        <w:r w:rsidRPr="00A4401F">
          <w:rPr>
            <w:rFonts w:ascii="Times New Roman" w:eastAsia="Calibri" w:hAnsi="Times New Roman" w:cs="Times New Roman"/>
            <w:bCs/>
            <w:sz w:val="28"/>
          </w:rPr>
          <w:t>•</w:t>
        </w:r>
        <w:r w:rsidRPr="00A4401F">
          <w:rPr>
            <w:rFonts w:ascii="Times New Roman" w:eastAsia="Calibri" w:hAnsi="Times New Roman" w:cs="Times New Roman"/>
            <w:bCs/>
            <w:sz w:val="28"/>
          </w:rPr>
          <w:tab/>
          <w:t>Контроль посещаемости занятий</w:t>
        </w:r>
      </w:ins>
    </w:p>
    <w:p w14:paraId="6D20791B" w14:textId="11D30450" w:rsidR="00A4401F" w:rsidRDefault="00A4401F" w:rsidP="00A4401F">
      <w:pPr>
        <w:pStyle w:val="a3"/>
        <w:spacing w:after="0" w:line="256" w:lineRule="auto"/>
        <w:jc w:val="both"/>
        <w:rPr>
          <w:ins w:id="77" w:author="Vladimir Ofitserov" w:date="2019-12-02T08:42:00Z"/>
          <w:rFonts w:ascii="Times New Roman" w:eastAsia="Calibri" w:hAnsi="Times New Roman" w:cs="Times New Roman"/>
          <w:bCs/>
          <w:sz w:val="28"/>
        </w:rPr>
      </w:pPr>
    </w:p>
    <w:p w14:paraId="67591C25" w14:textId="6099A24A" w:rsidR="00A4401F" w:rsidRDefault="00A4401F" w:rsidP="00A4401F">
      <w:pPr>
        <w:pStyle w:val="a3"/>
        <w:spacing w:after="0" w:line="256" w:lineRule="auto"/>
        <w:jc w:val="both"/>
        <w:rPr>
          <w:ins w:id="78" w:author="Vladimir Ofitserov" w:date="2019-12-02T08:42:00Z"/>
          <w:rFonts w:ascii="Times New Roman" w:eastAsia="Calibri" w:hAnsi="Times New Roman" w:cs="Times New Roman"/>
          <w:bCs/>
          <w:sz w:val="28"/>
        </w:rPr>
      </w:pPr>
    </w:p>
    <w:p w14:paraId="00F3CB7A" w14:textId="23D1AB96" w:rsidR="00A4401F" w:rsidRDefault="00A4401F" w:rsidP="00A4401F">
      <w:pPr>
        <w:pStyle w:val="a3"/>
        <w:spacing w:after="0" w:line="256" w:lineRule="auto"/>
        <w:jc w:val="both"/>
        <w:rPr>
          <w:ins w:id="79" w:author="Vladimir Ofitserov" w:date="2019-12-02T08:42:00Z"/>
          <w:rFonts w:ascii="Times New Roman" w:eastAsia="Calibri" w:hAnsi="Times New Roman" w:cs="Times New Roman"/>
          <w:bCs/>
          <w:sz w:val="28"/>
        </w:rPr>
      </w:pPr>
    </w:p>
    <w:p w14:paraId="3DB07009" w14:textId="34C6E6BE" w:rsidR="00A4401F" w:rsidRDefault="00A4401F" w:rsidP="00A4401F">
      <w:pPr>
        <w:pStyle w:val="a3"/>
        <w:spacing w:after="0" w:line="256" w:lineRule="auto"/>
        <w:jc w:val="both"/>
        <w:rPr>
          <w:ins w:id="80" w:author="Vladimir Ofitserov" w:date="2019-12-02T08:42:00Z"/>
          <w:rFonts w:ascii="Times New Roman" w:eastAsia="Calibri" w:hAnsi="Times New Roman" w:cs="Times New Roman"/>
          <w:bCs/>
          <w:sz w:val="28"/>
        </w:rPr>
      </w:pPr>
    </w:p>
    <w:p w14:paraId="677B86FF" w14:textId="1F510DE7" w:rsidR="00A4401F" w:rsidRPr="00A4401F" w:rsidRDefault="00A4401F" w:rsidP="00A4401F">
      <w:pPr>
        <w:pStyle w:val="a3"/>
        <w:spacing w:after="0" w:line="256" w:lineRule="auto"/>
        <w:jc w:val="both"/>
        <w:rPr>
          <w:ins w:id="81" w:author="Vladimir Ofitserov" w:date="2019-12-02T08:43:00Z"/>
          <w:rFonts w:ascii="Times New Roman" w:eastAsia="Calibri" w:hAnsi="Times New Roman" w:cs="Times New Roman"/>
          <w:bCs/>
          <w:sz w:val="28"/>
        </w:rPr>
      </w:pPr>
      <w:ins w:id="82" w:author="Vladimir Ofitserov" w:date="2019-12-02T08:43:00Z">
        <w:r w:rsidRPr="00A4401F">
          <w:rPr>
            <w:rFonts w:ascii="Times New Roman" w:eastAsia="Calibri" w:hAnsi="Times New Roman" w:cs="Times New Roman"/>
            <w:bCs/>
            <w:sz w:val="28"/>
          </w:rPr>
          <w:t xml:space="preserve">Срок начала: </w:t>
        </w:r>
        <w:r>
          <w:rPr>
            <w:rFonts w:ascii="Times New Roman" w:eastAsia="Calibri" w:hAnsi="Times New Roman" w:cs="Times New Roman"/>
            <w:bCs/>
            <w:sz w:val="28"/>
          </w:rPr>
          <w:t>2 сентября</w:t>
        </w:r>
        <w:r w:rsidRPr="00A4401F">
          <w:rPr>
            <w:rFonts w:ascii="Times New Roman" w:eastAsia="Calibri" w:hAnsi="Times New Roman" w:cs="Times New Roman"/>
            <w:bCs/>
            <w:sz w:val="28"/>
          </w:rPr>
          <w:t xml:space="preserve"> 2019 г.</w:t>
        </w:r>
      </w:ins>
    </w:p>
    <w:p w14:paraId="4D8EE489" w14:textId="4B6C5B97" w:rsidR="00A4401F" w:rsidRPr="00A4401F" w:rsidRDefault="00A4401F">
      <w:pPr>
        <w:pStyle w:val="a3"/>
        <w:spacing w:after="0" w:line="256" w:lineRule="auto"/>
        <w:jc w:val="both"/>
        <w:rPr>
          <w:rFonts w:ascii="Times New Roman" w:eastAsia="Calibri" w:hAnsi="Times New Roman" w:cs="Times New Roman"/>
          <w:bCs/>
          <w:sz w:val="28"/>
          <w:rPrChange w:id="83" w:author="Vladimir Ofitserov" w:date="2019-12-02T08:39:00Z">
            <w:rPr>
              <w:rFonts w:ascii="Times New Roman" w:eastAsia="Calibri" w:hAnsi="Times New Roman" w:cs="Times New Roman"/>
              <w:b/>
              <w:sz w:val="28"/>
            </w:rPr>
          </w:rPrChange>
        </w:rPr>
        <w:pPrChange w:id="84" w:author="Vladimir Ofitserov" w:date="2019-12-02T08:42:00Z">
          <w:pPr>
            <w:spacing w:after="0" w:line="256" w:lineRule="auto"/>
            <w:jc w:val="center"/>
          </w:pPr>
        </w:pPrChange>
      </w:pPr>
      <w:ins w:id="85" w:author="Vladimir Ofitserov" w:date="2019-12-02T08:43:00Z">
        <w:r w:rsidRPr="00A4401F">
          <w:rPr>
            <w:rFonts w:ascii="Times New Roman" w:eastAsia="Calibri" w:hAnsi="Times New Roman" w:cs="Times New Roman"/>
            <w:bCs/>
            <w:sz w:val="28"/>
          </w:rPr>
          <w:t xml:space="preserve">Срок окончания: </w:t>
        </w:r>
      </w:ins>
      <w:ins w:id="86" w:author="Vladimir Ofitserov" w:date="2019-12-02T08:44:00Z">
        <w:r>
          <w:rPr>
            <w:rFonts w:ascii="Times New Roman" w:eastAsia="Calibri" w:hAnsi="Times New Roman" w:cs="Times New Roman"/>
            <w:bCs/>
            <w:sz w:val="28"/>
          </w:rPr>
          <w:t>15</w:t>
        </w:r>
      </w:ins>
      <w:ins w:id="87" w:author="Vladimir Ofitserov" w:date="2019-12-02T08:43:00Z">
        <w:r w:rsidRPr="00A4401F">
          <w:rPr>
            <w:rFonts w:ascii="Times New Roman" w:eastAsia="Calibri" w:hAnsi="Times New Roman" w:cs="Times New Roman"/>
            <w:bCs/>
            <w:sz w:val="28"/>
          </w:rPr>
          <w:t xml:space="preserve"> </w:t>
        </w:r>
      </w:ins>
      <w:ins w:id="88" w:author="Vladimir Ofitserov" w:date="2019-12-02T08:44:00Z">
        <w:r>
          <w:rPr>
            <w:rFonts w:ascii="Times New Roman" w:eastAsia="Calibri" w:hAnsi="Times New Roman" w:cs="Times New Roman"/>
            <w:bCs/>
            <w:sz w:val="28"/>
          </w:rPr>
          <w:t>декабря</w:t>
        </w:r>
      </w:ins>
      <w:ins w:id="89" w:author="Vladimir Ofitserov" w:date="2019-12-02T08:43:00Z">
        <w:r w:rsidRPr="00A4401F">
          <w:rPr>
            <w:rFonts w:ascii="Times New Roman" w:eastAsia="Calibri" w:hAnsi="Times New Roman" w:cs="Times New Roman"/>
            <w:bCs/>
            <w:sz w:val="28"/>
          </w:rPr>
          <w:t xml:space="preserve"> 2019 г.</w:t>
        </w:r>
      </w:ins>
    </w:p>
    <w:p w14:paraId="55D6D571" w14:textId="77777777" w:rsidR="00A4401F" w:rsidRDefault="00A4401F">
      <w:pPr>
        <w:rPr>
          <w:ins w:id="90" w:author="Vladimir Ofitserov" w:date="2019-12-02T08:44:00Z"/>
          <w:rFonts w:ascii="Times New Roman" w:hAnsi="Times New Roman" w:cs="Times New Roman"/>
          <w:b/>
          <w:bCs/>
          <w:sz w:val="32"/>
          <w:szCs w:val="28"/>
        </w:rPr>
      </w:pPr>
    </w:p>
    <w:p w14:paraId="553CB8BF" w14:textId="77777777" w:rsidR="00A4401F" w:rsidRPr="00A4401F" w:rsidRDefault="00A4401F" w:rsidP="00A4401F">
      <w:pPr>
        <w:spacing w:line="256" w:lineRule="auto"/>
        <w:rPr>
          <w:ins w:id="91" w:author="Vladimir Ofitserov" w:date="2019-12-02T08:45:00Z"/>
          <w:rFonts w:ascii="Times New Roman" w:eastAsia="Calibri" w:hAnsi="Times New Roman" w:cs="Times New Roman"/>
          <w:sz w:val="28"/>
        </w:rPr>
      </w:pPr>
      <w:ins w:id="92" w:author="Vladimir Ofitserov" w:date="2019-12-02T08:45:00Z">
        <w:r w:rsidRPr="00A4401F">
          <w:rPr>
            <w:rFonts w:ascii="Times New Roman" w:eastAsia="Calibri" w:hAnsi="Times New Roman" w:cs="Times New Roman"/>
            <w:sz w:val="28"/>
          </w:rPr>
          <w:t>Руководитель:</w:t>
        </w:r>
      </w:ins>
    </w:p>
    <w:p w14:paraId="1588543A" w14:textId="77777777" w:rsidR="00A4401F" w:rsidRPr="00A4401F" w:rsidRDefault="00A4401F" w:rsidP="00A4401F">
      <w:pPr>
        <w:spacing w:line="256" w:lineRule="auto"/>
        <w:rPr>
          <w:ins w:id="93" w:author="Vladimir Ofitserov" w:date="2019-12-02T08:45:00Z"/>
          <w:rFonts w:ascii="Times New Roman" w:eastAsia="Calibri" w:hAnsi="Times New Roman" w:cs="Times New Roman"/>
          <w:sz w:val="28"/>
          <w:u w:val="single"/>
        </w:rPr>
      </w:pPr>
      <w:ins w:id="94" w:author="Vladimir Ofitserov" w:date="2019-12-02T08:45:00Z">
        <w:r w:rsidRPr="00A4401F">
          <w:rPr>
            <w:rFonts w:ascii="Times New Roman" w:eastAsia="Calibri" w:hAnsi="Times New Roman" w:cs="Times New Roman"/>
            <w:sz w:val="28"/>
          </w:rPr>
          <w:t>доцент, к.т.н.</w:t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  <w:u w:val="single"/>
          </w:rPr>
          <w:tab/>
        </w:r>
        <w:r w:rsidRPr="00A4401F">
          <w:rPr>
            <w:rFonts w:ascii="Times New Roman" w:eastAsia="Calibri" w:hAnsi="Times New Roman" w:cs="Times New Roman"/>
            <w:sz w:val="28"/>
            <w:u w:val="single"/>
          </w:rPr>
          <w:tab/>
          <w:t>Офицеров Владимир Петрович</w:t>
        </w:r>
        <w:r w:rsidRPr="00A4401F">
          <w:rPr>
            <w:rFonts w:ascii="Times New Roman" w:eastAsia="Calibri" w:hAnsi="Times New Roman" w:cs="Times New Roman"/>
            <w:sz w:val="28"/>
            <w:u w:val="single"/>
          </w:rPr>
          <w:tab/>
        </w:r>
        <w:r w:rsidRPr="00A4401F">
          <w:rPr>
            <w:rFonts w:ascii="Times New Roman" w:eastAsia="Calibri" w:hAnsi="Times New Roman" w:cs="Times New Roman"/>
            <w:sz w:val="28"/>
            <w:u w:val="single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  <w:u w:val="single"/>
          </w:rPr>
          <w:tab/>
        </w:r>
        <w:r w:rsidRPr="00A4401F">
          <w:rPr>
            <w:rFonts w:ascii="Times New Roman" w:eastAsia="Calibri" w:hAnsi="Times New Roman" w:cs="Times New Roman"/>
            <w:sz w:val="28"/>
            <w:u w:val="single"/>
          </w:rPr>
          <w:tab/>
        </w:r>
      </w:ins>
    </w:p>
    <w:p w14:paraId="2A13EA92" w14:textId="77777777" w:rsidR="00A4401F" w:rsidRPr="00A4401F" w:rsidRDefault="00A4401F" w:rsidP="00A4401F">
      <w:pPr>
        <w:spacing w:line="256" w:lineRule="auto"/>
        <w:rPr>
          <w:ins w:id="95" w:author="Vladimir Ofitserov" w:date="2019-12-02T08:45:00Z"/>
          <w:rFonts w:ascii="Times New Roman" w:eastAsia="Calibri" w:hAnsi="Times New Roman" w:cs="Times New Roman"/>
          <w:sz w:val="28"/>
        </w:rPr>
      </w:pPr>
      <w:ins w:id="96" w:author="Vladimir Ofitserov" w:date="2019-12-02T08:45:00Z"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>(Ф.И.О)</w:t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proofErr w:type="gramStart"/>
        <w:r w:rsidRPr="00A4401F">
          <w:rPr>
            <w:rFonts w:ascii="Times New Roman" w:eastAsia="Calibri" w:hAnsi="Times New Roman" w:cs="Times New Roman"/>
            <w:sz w:val="24"/>
          </w:rPr>
          <w:t xml:space="preserve">   (</w:t>
        </w:r>
        <w:proofErr w:type="gramEnd"/>
        <w:r w:rsidRPr="00A4401F">
          <w:rPr>
            <w:rFonts w:ascii="Times New Roman" w:eastAsia="Calibri" w:hAnsi="Times New Roman" w:cs="Times New Roman"/>
            <w:sz w:val="24"/>
          </w:rPr>
          <w:t>подпись)</w:t>
        </w:r>
      </w:ins>
    </w:p>
    <w:p w14:paraId="591AB10A" w14:textId="77777777" w:rsidR="00A4401F" w:rsidRPr="00A4401F" w:rsidRDefault="00A4401F" w:rsidP="00A4401F">
      <w:pPr>
        <w:spacing w:line="256" w:lineRule="auto"/>
        <w:rPr>
          <w:ins w:id="97" w:author="Vladimir Ofitserov" w:date="2019-12-02T08:45:00Z"/>
          <w:rFonts w:ascii="Times New Roman" w:eastAsia="Calibri" w:hAnsi="Times New Roman" w:cs="Times New Roman"/>
          <w:sz w:val="28"/>
        </w:rPr>
      </w:pPr>
      <w:ins w:id="98" w:author="Vladimir Ofitserov" w:date="2019-12-02T08:45:00Z">
        <w:r w:rsidRPr="00A4401F">
          <w:rPr>
            <w:rFonts w:ascii="Times New Roman" w:eastAsia="Calibri" w:hAnsi="Times New Roman" w:cs="Times New Roman"/>
            <w:sz w:val="28"/>
          </w:rPr>
          <w:t>Исполнитель:</w:t>
        </w:r>
      </w:ins>
    </w:p>
    <w:p w14:paraId="7006A9D7" w14:textId="5A87480E" w:rsidR="00A4401F" w:rsidRPr="00A4401F" w:rsidRDefault="00A4401F" w:rsidP="00A4401F">
      <w:pPr>
        <w:spacing w:line="256" w:lineRule="auto"/>
        <w:rPr>
          <w:ins w:id="99" w:author="Vladimir Ofitserov" w:date="2019-12-02T08:45:00Z"/>
          <w:rFonts w:ascii="Times New Roman" w:eastAsia="Calibri" w:hAnsi="Times New Roman" w:cs="Times New Roman"/>
          <w:sz w:val="28"/>
          <w:u w:val="single"/>
        </w:rPr>
      </w:pPr>
      <w:ins w:id="100" w:author="Vladimir Ofitserov" w:date="2019-12-02T08:45:00Z">
        <w:r w:rsidRPr="00A4401F">
          <w:rPr>
            <w:rFonts w:ascii="Times New Roman" w:eastAsia="Calibri" w:hAnsi="Times New Roman" w:cs="Times New Roman"/>
            <w:sz w:val="28"/>
          </w:rPr>
          <w:t xml:space="preserve">студент группы </w:t>
        </w:r>
        <w:r w:rsidRPr="00A4401F">
          <w:rPr>
            <w:rFonts w:ascii="Times New Roman" w:eastAsia="Calibri" w:hAnsi="Times New Roman" w:cs="Times New Roman"/>
            <w:sz w:val="28"/>
            <w:lang w:val="en-US"/>
          </w:rPr>
          <w:t>M</w:t>
        </w:r>
        <w:r w:rsidRPr="00A4401F">
          <w:rPr>
            <w:rFonts w:ascii="Times New Roman" w:eastAsia="Calibri" w:hAnsi="Times New Roman" w:cs="Times New Roman"/>
            <w:sz w:val="28"/>
          </w:rPr>
          <w:t>3О-20</w:t>
        </w:r>
      </w:ins>
      <w:ins w:id="101" w:author="Lenovo PC" w:date="2019-12-02T11:14:00Z">
        <w:r w:rsidR="00C37F8A">
          <w:rPr>
            <w:rFonts w:ascii="Times New Roman" w:eastAsia="Calibri" w:hAnsi="Times New Roman" w:cs="Times New Roman"/>
            <w:sz w:val="28"/>
          </w:rPr>
          <w:t>7Б</w:t>
        </w:r>
      </w:ins>
      <w:ins w:id="102" w:author="Vladimir Ofitserov" w:date="2019-12-02T08:45:00Z">
        <w:del w:id="103" w:author="Lenovo PC" w:date="2019-12-02T11:14:00Z">
          <w:r w:rsidRPr="00A4401F" w:rsidDel="00C37F8A">
            <w:rPr>
              <w:rFonts w:ascii="Times New Roman" w:eastAsia="Calibri" w:hAnsi="Times New Roman" w:cs="Times New Roman"/>
              <w:sz w:val="28"/>
            </w:rPr>
            <w:delText>8М</w:delText>
          </w:r>
        </w:del>
        <w:r w:rsidRPr="00A4401F">
          <w:rPr>
            <w:rFonts w:ascii="Times New Roman" w:eastAsia="Calibri" w:hAnsi="Times New Roman" w:cs="Times New Roman"/>
            <w:sz w:val="28"/>
          </w:rPr>
          <w:tab/>
        </w:r>
      </w:ins>
      <w:ins w:id="104" w:author="Vladimir Ofitserov" w:date="2019-12-02T08:48:00Z">
        <w:r w:rsidRPr="00A4401F">
          <w:rPr>
            <w:rFonts w:ascii="Times New Roman" w:eastAsia="Calibri" w:hAnsi="Times New Roman" w:cs="Times New Roman"/>
            <w:sz w:val="28"/>
            <w:u w:val="single"/>
          </w:rPr>
          <w:t>Кривонос А</w:t>
        </w:r>
      </w:ins>
      <w:ins w:id="105" w:author="Vladimir Ofitserov" w:date="2019-12-02T08:45:00Z">
        <w:r w:rsidRPr="00A4401F">
          <w:rPr>
            <w:rFonts w:ascii="Times New Roman" w:eastAsia="Calibri" w:hAnsi="Times New Roman" w:cs="Times New Roman"/>
            <w:sz w:val="28"/>
            <w:u w:val="single"/>
          </w:rPr>
          <w:t>лександр</w:t>
        </w:r>
      </w:ins>
      <w:ins w:id="106" w:author="Vladimir Ofitserov" w:date="2019-12-02T08:48:00Z">
        <w:r w:rsidR="008500E9">
          <w:rPr>
            <w:rFonts w:ascii="Times New Roman" w:eastAsia="Calibri" w:hAnsi="Times New Roman" w:cs="Times New Roman"/>
            <w:sz w:val="28"/>
            <w:u w:val="single"/>
          </w:rPr>
          <w:t xml:space="preserve"> </w:t>
        </w:r>
        <w:del w:id="107" w:author="Lenovo PC" w:date="2019-12-02T11:14:00Z">
          <w:r w:rsidR="008500E9" w:rsidDel="00C37F8A">
            <w:rPr>
              <w:rFonts w:ascii="Times New Roman" w:eastAsia="Calibri" w:hAnsi="Times New Roman" w:cs="Times New Roman"/>
              <w:sz w:val="28"/>
              <w:u w:val="single"/>
            </w:rPr>
            <w:delText>отчество</w:delText>
          </w:r>
        </w:del>
      </w:ins>
      <w:ins w:id="108" w:author="Lenovo PC" w:date="2019-12-02T11:14:00Z">
        <w:r w:rsidR="00C37F8A">
          <w:rPr>
            <w:rFonts w:ascii="Times New Roman" w:eastAsia="Calibri" w:hAnsi="Times New Roman" w:cs="Times New Roman"/>
            <w:sz w:val="28"/>
            <w:u w:val="single"/>
          </w:rPr>
          <w:t>Александрович</w:t>
        </w:r>
      </w:ins>
      <w:ins w:id="109" w:author="Vladimir Ofitserov" w:date="2019-12-02T08:45:00Z">
        <w:r w:rsidRPr="00A4401F">
          <w:rPr>
            <w:rFonts w:ascii="Times New Roman" w:eastAsia="Calibri" w:hAnsi="Times New Roman" w:cs="Times New Roman"/>
            <w:sz w:val="28"/>
            <w:u w:val="single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  <w:u w:val="single"/>
          </w:rPr>
          <w:tab/>
        </w:r>
        <w:r w:rsidRPr="00A4401F">
          <w:rPr>
            <w:rFonts w:ascii="Times New Roman" w:eastAsia="Calibri" w:hAnsi="Times New Roman" w:cs="Times New Roman"/>
            <w:sz w:val="28"/>
            <w:u w:val="single"/>
          </w:rPr>
          <w:tab/>
        </w:r>
      </w:ins>
    </w:p>
    <w:p w14:paraId="4AAE9BCF" w14:textId="77777777" w:rsidR="00A4401F" w:rsidRPr="00A4401F" w:rsidRDefault="00A4401F" w:rsidP="00A4401F">
      <w:pPr>
        <w:spacing w:line="256" w:lineRule="auto"/>
        <w:rPr>
          <w:ins w:id="110" w:author="Vladimir Ofitserov" w:date="2019-12-02T08:45:00Z"/>
          <w:rFonts w:ascii="Times New Roman" w:eastAsia="Calibri" w:hAnsi="Times New Roman" w:cs="Times New Roman"/>
          <w:sz w:val="28"/>
        </w:rPr>
      </w:pPr>
      <w:ins w:id="111" w:author="Vladimir Ofitserov" w:date="2019-12-02T08:45:00Z"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8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>(Ф.И.О)</w:t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r w:rsidRPr="00A4401F">
          <w:rPr>
            <w:rFonts w:ascii="Times New Roman" w:eastAsia="Calibri" w:hAnsi="Times New Roman" w:cs="Times New Roman"/>
            <w:sz w:val="24"/>
          </w:rPr>
          <w:tab/>
        </w:r>
        <w:proofErr w:type="gramStart"/>
        <w:r w:rsidRPr="00A4401F">
          <w:rPr>
            <w:rFonts w:ascii="Times New Roman" w:eastAsia="Calibri" w:hAnsi="Times New Roman" w:cs="Times New Roman"/>
            <w:sz w:val="24"/>
          </w:rPr>
          <w:t xml:space="preserve">   (</w:t>
        </w:r>
        <w:proofErr w:type="gramEnd"/>
        <w:r w:rsidRPr="00A4401F">
          <w:rPr>
            <w:rFonts w:ascii="Times New Roman" w:eastAsia="Calibri" w:hAnsi="Times New Roman" w:cs="Times New Roman"/>
            <w:sz w:val="24"/>
          </w:rPr>
          <w:t>подпись)</w:t>
        </w:r>
      </w:ins>
    </w:p>
    <w:p w14:paraId="001A3459" w14:textId="17027F35" w:rsidR="0039278F" w:rsidRDefault="0039278F">
      <w:pPr>
        <w:rPr>
          <w:ins w:id="112" w:author="Vladimir Ofitserov" w:date="2019-12-02T08:31:00Z"/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br w:type="page"/>
      </w:r>
    </w:p>
    <w:p w14:paraId="28FC2F61" w14:textId="77777777" w:rsidR="007B5F9D" w:rsidRDefault="007B5F9D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078C8B4B" w14:textId="77777777" w:rsidR="0039278F" w:rsidRDefault="0039278F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14943BD5" w14:textId="756A0A4D" w:rsidR="00B72E58" w:rsidRDefault="00B72E58" w:rsidP="00991AC9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B72E58">
        <w:rPr>
          <w:rFonts w:ascii="Times New Roman" w:hAnsi="Times New Roman" w:cs="Times New Roman"/>
          <w:b/>
          <w:bCs/>
          <w:sz w:val="32"/>
          <w:szCs w:val="28"/>
        </w:rPr>
        <w:t>Содержание</w:t>
      </w:r>
    </w:p>
    <w:p w14:paraId="15C8253C" w14:textId="3611D943" w:rsidR="00B72E58" w:rsidRDefault="008500E9" w:rsidP="008500E9">
      <w:pPr>
        <w:pStyle w:val="a3"/>
        <w:numPr>
          <w:ilvl w:val="0"/>
          <w:numId w:val="4"/>
        </w:numPr>
        <w:rPr>
          <w:ins w:id="113" w:author="Vladimir Ofitserov" w:date="2019-12-02T08:55:00Z"/>
          <w:rFonts w:ascii="Times New Roman" w:hAnsi="Times New Roman" w:cs="Times New Roman"/>
          <w:sz w:val="28"/>
          <w:szCs w:val="24"/>
        </w:rPr>
      </w:pPr>
      <w:ins w:id="114" w:author="Vladimir Ofitserov" w:date="2019-12-02T08:57:00Z">
        <w:r>
          <w:rPr>
            <w:rFonts w:ascii="Times New Roman" w:hAnsi="Times New Roman" w:cs="Times New Roman"/>
            <w:sz w:val="28"/>
            <w:szCs w:val="24"/>
          </w:rPr>
          <w:t xml:space="preserve">Определение </w:t>
        </w:r>
      </w:ins>
      <w:del w:id="115" w:author="Vladimir Ofitserov" w:date="2019-12-02T08:53:00Z">
        <w:r w:rsidR="00B72E58" w:rsidDel="008500E9">
          <w:rPr>
            <w:rFonts w:ascii="Times New Roman" w:hAnsi="Times New Roman" w:cs="Times New Roman"/>
            <w:sz w:val="28"/>
            <w:szCs w:val="24"/>
          </w:rPr>
          <w:delText>Задание</w:delText>
        </w:r>
      </w:del>
      <w:ins w:id="116" w:author="Vladimir Ofitserov" w:date="2019-12-02T08:53:00Z">
        <w:r>
          <w:rPr>
            <w:rFonts w:ascii="Times New Roman" w:hAnsi="Times New Roman" w:cs="Times New Roman"/>
            <w:sz w:val="28"/>
            <w:szCs w:val="24"/>
          </w:rPr>
          <w:t xml:space="preserve">функциональных требований к </w:t>
        </w:r>
      </w:ins>
      <w:ins w:id="117" w:author="Vladimir Ofitserov" w:date="2019-12-02T08:54:00Z">
        <w:r>
          <w:rPr>
            <w:rFonts w:ascii="Times New Roman" w:hAnsi="Times New Roman" w:cs="Times New Roman"/>
            <w:sz w:val="28"/>
            <w:szCs w:val="24"/>
          </w:rPr>
          <w:t>системе</w:t>
        </w:r>
      </w:ins>
      <w:ins w:id="118" w:author="Lenovo PC" w:date="2019-12-05T16:29:00Z">
        <w:r w:rsidR="00A90B4B">
          <w:rPr>
            <w:rFonts w:ascii="Times New Roman" w:hAnsi="Times New Roman" w:cs="Times New Roman"/>
            <w:sz w:val="28"/>
            <w:szCs w:val="24"/>
          </w:rPr>
          <w:t>……………………..</w:t>
        </w:r>
      </w:ins>
      <w:ins w:id="119" w:author="Lenovo PC" w:date="2019-12-05T16:30:00Z">
        <w:r w:rsidR="00A90B4B">
          <w:rPr>
            <w:rFonts w:ascii="Times New Roman" w:hAnsi="Times New Roman" w:cs="Times New Roman"/>
            <w:sz w:val="28"/>
            <w:szCs w:val="24"/>
          </w:rPr>
          <w:t>.</w:t>
        </w:r>
      </w:ins>
      <w:ins w:id="120" w:author="Lenovo PC" w:date="2019-12-05T16:29:00Z">
        <w:r w:rsidR="00A90B4B">
          <w:rPr>
            <w:rFonts w:ascii="Times New Roman" w:hAnsi="Times New Roman" w:cs="Times New Roman"/>
            <w:sz w:val="28"/>
            <w:szCs w:val="24"/>
          </w:rPr>
          <w:t>3</w:t>
        </w:r>
      </w:ins>
      <w:del w:id="121" w:author="Vladimir Ofitserov" w:date="2019-12-02T08:54:00Z">
        <w:r w:rsidR="00B72E58" w:rsidDel="008500E9">
          <w:rPr>
            <w:rFonts w:ascii="Times New Roman" w:hAnsi="Times New Roman" w:cs="Times New Roman"/>
            <w:sz w:val="28"/>
            <w:szCs w:val="24"/>
          </w:rPr>
          <w:delText>……………………………………………………………………2</w:delText>
        </w:r>
      </w:del>
    </w:p>
    <w:p w14:paraId="09387F10" w14:textId="1C20EC31" w:rsidR="008500E9" w:rsidRDefault="008500E9" w:rsidP="008500E9">
      <w:pPr>
        <w:pStyle w:val="a3"/>
        <w:numPr>
          <w:ilvl w:val="1"/>
          <w:numId w:val="4"/>
        </w:numPr>
        <w:rPr>
          <w:ins w:id="122" w:author="Vladimir Ofitserov" w:date="2019-12-02T08:56:00Z"/>
          <w:rFonts w:ascii="Times New Roman" w:hAnsi="Times New Roman" w:cs="Times New Roman"/>
          <w:sz w:val="28"/>
          <w:szCs w:val="24"/>
        </w:rPr>
      </w:pPr>
      <w:ins w:id="123" w:author="Vladimir Ofitserov" w:date="2019-12-02T08:55:00Z">
        <w:r>
          <w:rPr>
            <w:rFonts w:ascii="Times New Roman" w:hAnsi="Times New Roman" w:cs="Times New Roman"/>
            <w:sz w:val="28"/>
            <w:szCs w:val="24"/>
          </w:rPr>
          <w:t xml:space="preserve"> Моделирование среды ф</w:t>
        </w:r>
      </w:ins>
      <w:ins w:id="124" w:author="Vladimir Ofitserov" w:date="2019-12-02T08:56:00Z">
        <w:r>
          <w:rPr>
            <w:rFonts w:ascii="Times New Roman" w:hAnsi="Times New Roman" w:cs="Times New Roman"/>
            <w:sz w:val="28"/>
            <w:szCs w:val="24"/>
          </w:rPr>
          <w:t>ункционирования деканата</w:t>
        </w:r>
      </w:ins>
      <w:ins w:id="125" w:author="Lenovo PC" w:date="2019-12-05T16:29:00Z">
        <w:r w:rsidR="00A90B4B">
          <w:rPr>
            <w:rFonts w:ascii="Times New Roman" w:hAnsi="Times New Roman" w:cs="Times New Roman"/>
            <w:sz w:val="28"/>
            <w:szCs w:val="24"/>
          </w:rPr>
          <w:t>……………</w:t>
        </w:r>
        <w:proofErr w:type="gramStart"/>
        <w:r w:rsidR="00A90B4B">
          <w:rPr>
            <w:rFonts w:ascii="Times New Roman" w:hAnsi="Times New Roman" w:cs="Times New Roman"/>
            <w:sz w:val="28"/>
            <w:szCs w:val="24"/>
          </w:rPr>
          <w:t>…….</w:t>
        </w:r>
      </w:ins>
      <w:proofErr w:type="gramEnd"/>
      <w:ins w:id="126" w:author="Lenovo PC" w:date="2019-12-05T16:30:00Z">
        <w:r w:rsidR="00A90B4B">
          <w:rPr>
            <w:rFonts w:ascii="Times New Roman" w:hAnsi="Times New Roman" w:cs="Times New Roman"/>
            <w:sz w:val="28"/>
            <w:szCs w:val="24"/>
          </w:rPr>
          <w:t>.</w:t>
        </w:r>
      </w:ins>
      <w:ins w:id="127" w:author="Lenovo PC" w:date="2019-12-05T16:29:00Z">
        <w:r w:rsidR="00A90B4B">
          <w:rPr>
            <w:rFonts w:ascii="Times New Roman" w:hAnsi="Times New Roman" w:cs="Times New Roman"/>
            <w:sz w:val="28"/>
            <w:szCs w:val="24"/>
          </w:rPr>
          <w:t>3</w:t>
        </w:r>
      </w:ins>
    </w:p>
    <w:p w14:paraId="79992708" w14:textId="582A07D6" w:rsidR="008500E9" w:rsidRDefault="008500E9" w:rsidP="008500E9">
      <w:pPr>
        <w:pStyle w:val="a3"/>
        <w:numPr>
          <w:ilvl w:val="1"/>
          <w:numId w:val="4"/>
        </w:numPr>
        <w:rPr>
          <w:ins w:id="128" w:author="Vladimir Ofitserov" w:date="2019-12-02T08:57:00Z"/>
          <w:rFonts w:ascii="Times New Roman" w:hAnsi="Times New Roman" w:cs="Times New Roman"/>
          <w:sz w:val="28"/>
          <w:szCs w:val="24"/>
        </w:rPr>
      </w:pPr>
      <w:ins w:id="129" w:author="Vladimir Ofitserov" w:date="2019-12-02T08:56:00Z">
        <w:r>
          <w:rPr>
            <w:rFonts w:ascii="Times New Roman" w:hAnsi="Times New Roman" w:cs="Times New Roman"/>
            <w:sz w:val="28"/>
            <w:szCs w:val="24"/>
          </w:rPr>
          <w:t>Моделирование функций д</w:t>
        </w:r>
      </w:ins>
      <w:ins w:id="130" w:author="Vladimir Ofitserov" w:date="2019-12-02T08:57:00Z">
        <w:r>
          <w:rPr>
            <w:rFonts w:ascii="Times New Roman" w:hAnsi="Times New Roman" w:cs="Times New Roman"/>
            <w:sz w:val="28"/>
            <w:szCs w:val="24"/>
          </w:rPr>
          <w:t>еканата</w:t>
        </w:r>
      </w:ins>
      <w:ins w:id="131" w:author="Lenovo PC" w:date="2019-12-05T16:29:00Z">
        <w:r w:rsidR="00A90B4B">
          <w:rPr>
            <w:rFonts w:ascii="Times New Roman" w:hAnsi="Times New Roman" w:cs="Times New Roman"/>
            <w:sz w:val="28"/>
            <w:szCs w:val="24"/>
          </w:rPr>
          <w:t>…………………………………</w:t>
        </w:r>
        <w:proofErr w:type="gramStart"/>
        <w:r w:rsidR="00A90B4B">
          <w:rPr>
            <w:rFonts w:ascii="Times New Roman" w:hAnsi="Times New Roman" w:cs="Times New Roman"/>
            <w:sz w:val="28"/>
            <w:szCs w:val="24"/>
          </w:rPr>
          <w:t>…...</w:t>
        </w:r>
      </w:ins>
      <w:ins w:id="132" w:author="Lenovo PC" w:date="2019-12-05T16:30:00Z">
        <w:r w:rsidR="00A90B4B">
          <w:rPr>
            <w:rFonts w:ascii="Times New Roman" w:hAnsi="Times New Roman" w:cs="Times New Roman"/>
            <w:sz w:val="28"/>
            <w:szCs w:val="24"/>
          </w:rPr>
          <w:t>.</w:t>
        </w:r>
        <w:proofErr w:type="gramEnd"/>
        <w:r w:rsidR="00A90B4B">
          <w:rPr>
            <w:rFonts w:ascii="Times New Roman" w:hAnsi="Times New Roman" w:cs="Times New Roman"/>
            <w:sz w:val="28"/>
            <w:szCs w:val="24"/>
          </w:rPr>
          <w:t>.</w:t>
        </w:r>
      </w:ins>
      <w:ins w:id="133" w:author="Lenovo PC" w:date="2019-12-05T16:29:00Z">
        <w:r w:rsidR="00A90B4B">
          <w:rPr>
            <w:rFonts w:ascii="Times New Roman" w:hAnsi="Times New Roman" w:cs="Times New Roman"/>
            <w:sz w:val="28"/>
            <w:szCs w:val="24"/>
          </w:rPr>
          <w:t>4</w:t>
        </w:r>
      </w:ins>
    </w:p>
    <w:p w14:paraId="32EFEE56" w14:textId="36DA784B" w:rsidR="008500E9" w:rsidRDefault="008500E9" w:rsidP="008500E9">
      <w:pPr>
        <w:pStyle w:val="a3"/>
        <w:numPr>
          <w:ilvl w:val="1"/>
          <w:numId w:val="4"/>
        </w:numPr>
        <w:rPr>
          <w:ins w:id="134" w:author="Vladimir Ofitserov" w:date="2019-12-02T08:58:00Z"/>
          <w:rFonts w:ascii="Times New Roman" w:hAnsi="Times New Roman" w:cs="Times New Roman"/>
          <w:sz w:val="28"/>
          <w:szCs w:val="24"/>
        </w:rPr>
      </w:pPr>
      <w:ins w:id="135" w:author="Vladimir Ofitserov" w:date="2019-12-02T08:57:00Z">
        <w:r w:rsidRPr="008500E9">
          <w:rPr>
            <w:rFonts w:ascii="Times New Roman" w:hAnsi="Times New Roman" w:cs="Times New Roman"/>
            <w:sz w:val="28"/>
            <w:szCs w:val="24"/>
          </w:rPr>
          <w:t>Формирование</w:t>
        </w:r>
      </w:ins>
      <w:ins w:id="136" w:author="Vladimir Ofitserov" w:date="2019-12-02T08:58:00Z">
        <w:r>
          <w:rPr>
            <w:rFonts w:ascii="Times New Roman" w:hAnsi="Times New Roman" w:cs="Times New Roman"/>
            <w:sz w:val="28"/>
            <w:szCs w:val="24"/>
          </w:rPr>
          <w:t xml:space="preserve"> </w:t>
        </w:r>
        <w:r w:rsidRPr="008500E9">
          <w:rPr>
            <w:rFonts w:ascii="Times New Roman" w:hAnsi="Times New Roman" w:cs="Times New Roman"/>
            <w:sz w:val="28"/>
            <w:szCs w:val="24"/>
          </w:rPr>
          <w:t>функциональных требований</w:t>
        </w:r>
      </w:ins>
      <w:ins w:id="137" w:author="Lenovo PC" w:date="2019-12-05T16:30:00Z">
        <w:r w:rsidR="00A90B4B">
          <w:rPr>
            <w:rFonts w:ascii="Times New Roman" w:hAnsi="Times New Roman" w:cs="Times New Roman"/>
            <w:sz w:val="28"/>
            <w:szCs w:val="24"/>
          </w:rPr>
          <w:t>…………………………...5</w:t>
        </w:r>
      </w:ins>
    </w:p>
    <w:p w14:paraId="37D2A6BC" w14:textId="675B545E" w:rsidR="008500E9" w:rsidRDefault="000E4F47" w:rsidP="000E4F47">
      <w:pPr>
        <w:pStyle w:val="a3"/>
        <w:numPr>
          <w:ilvl w:val="0"/>
          <w:numId w:val="4"/>
        </w:numPr>
        <w:rPr>
          <w:ins w:id="138" w:author="Vladimir Ofitserov" w:date="2019-12-02T09:00:00Z"/>
          <w:rFonts w:ascii="Times New Roman" w:hAnsi="Times New Roman" w:cs="Times New Roman"/>
          <w:sz w:val="28"/>
          <w:szCs w:val="24"/>
        </w:rPr>
      </w:pPr>
      <w:ins w:id="139" w:author="Vladimir Ofitserov" w:date="2019-12-02T09:00:00Z">
        <w:r>
          <w:rPr>
            <w:rFonts w:ascii="Times New Roman" w:hAnsi="Times New Roman" w:cs="Times New Roman"/>
            <w:sz w:val="28"/>
            <w:szCs w:val="24"/>
          </w:rPr>
          <w:t>Разработка технического задания</w:t>
        </w:r>
      </w:ins>
      <w:ins w:id="140" w:author="Lenovo PC" w:date="2019-12-05T16:30:00Z">
        <w:r w:rsidR="00A90B4B">
          <w:rPr>
            <w:rFonts w:ascii="Times New Roman" w:hAnsi="Times New Roman" w:cs="Times New Roman"/>
            <w:sz w:val="28"/>
            <w:szCs w:val="24"/>
          </w:rPr>
          <w:t>………………………………………</w:t>
        </w:r>
        <w:proofErr w:type="gramStart"/>
        <w:r w:rsidR="00A90B4B">
          <w:rPr>
            <w:rFonts w:ascii="Times New Roman" w:hAnsi="Times New Roman" w:cs="Times New Roman"/>
            <w:sz w:val="28"/>
            <w:szCs w:val="24"/>
          </w:rPr>
          <w:t>…….</w:t>
        </w:r>
        <w:proofErr w:type="gramEnd"/>
        <w:r w:rsidR="00A90B4B">
          <w:rPr>
            <w:rFonts w:ascii="Times New Roman" w:hAnsi="Times New Roman" w:cs="Times New Roman"/>
            <w:sz w:val="28"/>
            <w:szCs w:val="24"/>
          </w:rPr>
          <w:t>6</w:t>
        </w:r>
      </w:ins>
    </w:p>
    <w:p w14:paraId="22FE74F6" w14:textId="1FF72536" w:rsidR="000E4F47" w:rsidRDefault="000E4F47" w:rsidP="000E4F47">
      <w:pPr>
        <w:pStyle w:val="a3"/>
        <w:numPr>
          <w:ilvl w:val="0"/>
          <w:numId w:val="4"/>
        </w:numPr>
        <w:rPr>
          <w:ins w:id="141" w:author="Vladimir Ofitserov" w:date="2019-12-02T09:01:00Z"/>
          <w:rFonts w:ascii="Times New Roman" w:hAnsi="Times New Roman" w:cs="Times New Roman"/>
          <w:sz w:val="28"/>
          <w:szCs w:val="24"/>
        </w:rPr>
      </w:pPr>
      <w:ins w:id="142" w:author="Vladimir Ofitserov" w:date="2019-12-02T09:00:00Z">
        <w:r>
          <w:rPr>
            <w:rFonts w:ascii="Times New Roman" w:hAnsi="Times New Roman" w:cs="Times New Roman"/>
            <w:sz w:val="28"/>
            <w:szCs w:val="24"/>
          </w:rPr>
          <w:t xml:space="preserve">Проектирование информационной системы поддержки работы </w:t>
        </w:r>
        <w:proofErr w:type="gramStart"/>
        <w:r>
          <w:rPr>
            <w:rFonts w:ascii="Times New Roman" w:hAnsi="Times New Roman" w:cs="Times New Roman"/>
            <w:sz w:val="28"/>
            <w:szCs w:val="24"/>
          </w:rPr>
          <w:t>д</w:t>
        </w:r>
      </w:ins>
      <w:ins w:id="143" w:author="Vladimir Ofitserov" w:date="2019-12-02T09:01:00Z">
        <w:r>
          <w:rPr>
            <w:rFonts w:ascii="Times New Roman" w:hAnsi="Times New Roman" w:cs="Times New Roman"/>
            <w:sz w:val="28"/>
            <w:szCs w:val="24"/>
          </w:rPr>
          <w:t>еканата</w:t>
        </w:r>
      </w:ins>
      <w:ins w:id="144" w:author="Lenovo PC" w:date="2019-12-05T16:30:00Z">
        <w:r w:rsidR="00A90B4B">
          <w:rPr>
            <w:rFonts w:ascii="Times New Roman" w:hAnsi="Times New Roman" w:cs="Times New Roman"/>
            <w:sz w:val="28"/>
            <w:szCs w:val="24"/>
          </w:rPr>
          <w:t>..</w:t>
        </w:r>
        <w:proofErr w:type="gramEnd"/>
        <w:r w:rsidR="00A90B4B">
          <w:rPr>
            <w:rFonts w:ascii="Times New Roman" w:hAnsi="Times New Roman" w:cs="Times New Roman"/>
            <w:sz w:val="28"/>
            <w:szCs w:val="24"/>
          </w:rPr>
          <w:t>8</w:t>
        </w:r>
      </w:ins>
    </w:p>
    <w:p w14:paraId="6DBE9CC1" w14:textId="41451DA1" w:rsidR="000E4F47" w:rsidRDefault="000E4F47" w:rsidP="000E4F47">
      <w:pPr>
        <w:pStyle w:val="a3"/>
        <w:numPr>
          <w:ilvl w:val="1"/>
          <w:numId w:val="4"/>
        </w:numPr>
        <w:rPr>
          <w:ins w:id="145" w:author="Vladimir Ofitserov" w:date="2019-12-02T09:01:00Z"/>
          <w:rFonts w:ascii="Times New Roman" w:hAnsi="Times New Roman" w:cs="Times New Roman"/>
          <w:sz w:val="28"/>
          <w:szCs w:val="24"/>
        </w:rPr>
      </w:pPr>
      <w:ins w:id="146" w:author="Vladimir Ofitserov" w:date="2019-12-02T09:01:00Z">
        <w:r>
          <w:rPr>
            <w:rFonts w:ascii="Times New Roman" w:hAnsi="Times New Roman" w:cs="Times New Roman"/>
            <w:sz w:val="28"/>
            <w:szCs w:val="24"/>
          </w:rPr>
          <w:t>Модель среды функционирования информационной системы</w:t>
        </w:r>
      </w:ins>
      <w:ins w:id="147" w:author="Lenovo PC" w:date="2019-12-05T16:31:00Z">
        <w:r w:rsidR="00A90B4B">
          <w:rPr>
            <w:rFonts w:ascii="Times New Roman" w:hAnsi="Times New Roman" w:cs="Times New Roman"/>
            <w:sz w:val="28"/>
            <w:szCs w:val="24"/>
          </w:rPr>
          <w:t>…</w:t>
        </w:r>
        <w:proofErr w:type="gramStart"/>
        <w:r w:rsidR="00A90B4B">
          <w:rPr>
            <w:rFonts w:ascii="Times New Roman" w:hAnsi="Times New Roman" w:cs="Times New Roman"/>
            <w:sz w:val="28"/>
            <w:szCs w:val="24"/>
          </w:rPr>
          <w:t>…….</w:t>
        </w:r>
        <w:proofErr w:type="gramEnd"/>
        <w:r w:rsidR="00A90B4B">
          <w:rPr>
            <w:rFonts w:ascii="Times New Roman" w:hAnsi="Times New Roman" w:cs="Times New Roman"/>
            <w:sz w:val="28"/>
            <w:szCs w:val="24"/>
          </w:rPr>
          <w:t>.8</w:t>
        </w:r>
      </w:ins>
    </w:p>
    <w:p w14:paraId="7E11FB12" w14:textId="78D0523D" w:rsidR="000E4F47" w:rsidRDefault="000E4F47" w:rsidP="000E4F47">
      <w:pPr>
        <w:pStyle w:val="a3"/>
        <w:numPr>
          <w:ilvl w:val="1"/>
          <w:numId w:val="4"/>
        </w:numPr>
        <w:rPr>
          <w:ins w:id="148" w:author="Vladimir Ofitserov" w:date="2019-12-02T09:03:00Z"/>
          <w:rFonts w:ascii="Times New Roman" w:hAnsi="Times New Roman" w:cs="Times New Roman"/>
          <w:sz w:val="28"/>
          <w:szCs w:val="24"/>
        </w:rPr>
      </w:pPr>
      <w:ins w:id="149" w:author="Vladimir Ofitserov" w:date="2019-12-02T09:02:00Z">
        <w:r>
          <w:rPr>
            <w:rFonts w:ascii="Times New Roman" w:hAnsi="Times New Roman" w:cs="Times New Roman"/>
            <w:sz w:val="28"/>
            <w:szCs w:val="24"/>
          </w:rPr>
          <w:t>Моделирование работы информаци</w:t>
        </w:r>
      </w:ins>
      <w:ins w:id="150" w:author="Vladimir Ofitserov" w:date="2019-12-02T09:03:00Z">
        <w:r>
          <w:rPr>
            <w:rFonts w:ascii="Times New Roman" w:hAnsi="Times New Roman" w:cs="Times New Roman"/>
            <w:sz w:val="28"/>
            <w:szCs w:val="24"/>
          </w:rPr>
          <w:t>онной системы</w:t>
        </w:r>
      </w:ins>
      <w:ins w:id="151" w:author="Lenovo PC" w:date="2019-12-05T16:31:00Z">
        <w:r w:rsidR="00A90B4B">
          <w:rPr>
            <w:rFonts w:ascii="Times New Roman" w:hAnsi="Times New Roman" w:cs="Times New Roman"/>
            <w:sz w:val="28"/>
            <w:szCs w:val="24"/>
          </w:rPr>
          <w:t>……………………9</w:t>
        </w:r>
      </w:ins>
    </w:p>
    <w:p w14:paraId="3ED8EBF8" w14:textId="7C377678" w:rsidR="000E4F47" w:rsidRDefault="000E4F47" w:rsidP="000E4F47">
      <w:pPr>
        <w:pStyle w:val="a3"/>
        <w:numPr>
          <w:ilvl w:val="1"/>
          <w:numId w:val="4"/>
        </w:numPr>
        <w:rPr>
          <w:ins w:id="152" w:author="Vladimir Ofitserov" w:date="2019-12-02T09:05:00Z"/>
          <w:rFonts w:ascii="Times New Roman" w:hAnsi="Times New Roman" w:cs="Times New Roman"/>
          <w:sz w:val="28"/>
          <w:szCs w:val="24"/>
        </w:rPr>
      </w:pPr>
      <w:ins w:id="153" w:author="Vladimir Ofitserov" w:date="2019-12-02T09:04:00Z">
        <w:r>
          <w:rPr>
            <w:rFonts w:ascii="Times New Roman" w:hAnsi="Times New Roman" w:cs="Times New Roman"/>
            <w:sz w:val="28"/>
            <w:szCs w:val="24"/>
          </w:rPr>
          <w:t>Р</w:t>
        </w:r>
      </w:ins>
      <w:ins w:id="154" w:author="Vladimir Ofitserov" w:date="2019-12-02T09:03:00Z">
        <w:r>
          <w:rPr>
            <w:rFonts w:ascii="Times New Roman" w:hAnsi="Times New Roman" w:cs="Times New Roman"/>
            <w:sz w:val="28"/>
            <w:szCs w:val="24"/>
          </w:rPr>
          <w:t xml:space="preserve">еализация </w:t>
        </w:r>
      </w:ins>
      <w:ins w:id="155" w:author="Vladimir Ofitserov" w:date="2019-12-02T09:04:00Z">
        <w:r>
          <w:rPr>
            <w:rFonts w:ascii="Times New Roman" w:hAnsi="Times New Roman" w:cs="Times New Roman"/>
            <w:sz w:val="28"/>
            <w:szCs w:val="24"/>
          </w:rPr>
          <w:t>системы информационной поддержки работы дека</w:t>
        </w:r>
      </w:ins>
      <w:ins w:id="156" w:author="Vladimir Ofitserov" w:date="2019-12-02T09:05:00Z">
        <w:r>
          <w:rPr>
            <w:rFonts w:ascii="Times New Roman" w:hAnsi="Times New Roman" w:cs="Times New Roman"/>
            <w:sz w:val="28"/>
            <w:szCs w:val="24"/>
          </w:rPr>
          <w:t>ната</w:t>
        </w:r>
      </w:ins>
      <w:ins w:id="157" w:author="Lenovo PC" w:date="2019-12-05T16:31:00Z">
        <w:r w:rsidR="00A90B4B">
          <w:rPr>
            <w:rFonts w:ascii="Times New Roman" w:hAnsi="Times New Roman" w:cs="Times New Roman"/>
            <w:sz w:val="28"/>
            <w:szCs w:val="24"/>
          </w:rPr>
          <w:t>...10</w:t>
        </w:r>
      </w:ins>
    </w:p>
    <w:p w14:paraId="4CF94026" w14:textId="44CCE03D" w:rsidR="000E4F47" w:rsidRDefault="000E4F47" w:rsidP="000E4F47">
      <w:pPr>
        <w:pStyle w:val="a3"/>
        <w:numPr>
          <w:ilvl w:val="2"/>
          <w:numId w:val="4"/>
        </w:numPr>
        <w:rPr>
          <w:ins w:id="158" w:author="Vladimir Ofitserov" w:date="2019-12-02T09:08:00Z"/>
          <w:rFonts w:ascii="Times New Roman" w:hAnsi="Times New Roman" w:cs="Times New Roman"/>
          <w:sz w:val="28"/>
          <w:szCs w:val="24"/>
        </w:rPr>
      </w:pPr>
      <w:ins w:id="159" w:author="Vladimir Ofitserov" w:date="2019-12-02T09:06:00Z">
        <w:r>
          <w:rPr>
            <w:rFonts w:ascii="Times New Roman" w:hAnsi="Times New Roman" w:cs="Times New Roman"/>
            <w:sz w:val="28"/>
            <w:szCs w:val="24"/>
          </w:rPr>
          <w:t xml:space="preserve">Фрагменты </w:t>
        </w:r>
      </w:ins>
      <w:ins w:id="160" w:author="Vladimir Ofitserov" w:date="2019-12-02T09:07:00Z">
        <w:r>
          <w:rPr>
            <w:rFonts w:ascii="Times New Roman" w:hAnsi="Times New Roman" w:cs="Times New Roman"/>
            <w:sz w:val="28"/>
            <w:szCs w:val="24"/>
          </w:rPr>
          <w:t>текста программы</w:t>
        </w:r>
      </w:ins>
      <w:ins w:id="161" w:author="Vladimir Ofitserov" w:date="2019-12-02T09:04:00Z">
        <w:r>
          <w:rPr>
            <w:rFonts w:ascii="Times New Roman" w:hAnsi="Times New Roman" w:cs="Times New Roman"/>
            <w:sz w:val="28"/>
            <w:szCs w:val="24"/>
          </w:rPr>
          <w:t xml:space="preserve"> </w:t>
        </w:r>
      </w:ins>
      <w:ins w:id="162" w:author="Vladimir Ofitserov" w:date="2019-12-02T09:07:00Z">
        <w:r>
          <w:rPr>
            <w:rFonts w:ascii="Times New Roman" w:hAnsi="Times New Roman" w:cs="Times New Roman"/>
            <w:sz w:val="28"/>
            <w:szCs w:val="24"/>
          </w:rPr>
          <w:t xml:space="preserve">реализующие основные </w:t>
        </w:r>
      </w:ins>
      <w:ins w:id="163" w:author="Vladimir Ofitserov" w:date="2019-12-02T09:08:00Z">
        <w:r>
          <w:rPr>
            <w:rFonts w:ascii="Times New Roman" w:hAnsi="Times New Roman" w:cs="Times New Roman"/>
            <w:sz w:val="28"/>
            <w:szCs w:val="24"/>
          </w:rPr>
          <w:t>функциональные требования</w:t>
        </w:r>
      </w:ins>
      <w:ins w:id="164" w:author="Lenovo PC" w:date="2019-12-05T16:39:00Z">
        <w:r w:rsidR="00273FC0">
          <w:rPr>
            <w:rFonts w:ascii="Times New Roman" w:hAnsi="Times New Roman" w:cs="Times New Roman"/>
            <w:sz w:val="28"/>
            <w:szCs w:val="24"/>
          </w:rPr>
          <w:t>…………………………………</w:t>
        </w:r>
        <w:proofErr w:type="gramStart"/>
        <w:r w:rsidR="00273FC0">
          <w:rPr>
            <w:rFonts w:ascii="Times New Roman" w:hAnsi="Times New Roman" w:cs="Times New Roman"/>
            <w:sz w:val="28"/>
            <w:szCs w:val="24"/>
          </w:rPr>
          <w:t>…….</w:t>
        </w:r>
        <w:proofErr w:type="gramEnd"/>
        <w:r w:rsidR="00273FC0">
          <w:rPr>
            <w:rFonts w:ascii="Times New Roman" w:hAnsi="Times New Roman" w:cs="Times New Roman"/>
            <w:sz w:val="28"/>
            <w:szCs w:val="24"/>
          </w:rPr>
          <w:t>1</w:t>
        </w:r>
      </w:ins>
      <w:ins w:id="165" w:author="Lenovo PC" w:date="2019-12-05T16:45:00Z">
        <w:r w:rsidR="00273FC0">
          <w:rPr>
            <w:rFonts w:ascii="Times New Roman" w:hAnsi="Times New Roman" w:cs="Times New Roman"/>
            <w:sz w:val="28"/>
            <w:szCs w:val="24"/>
          </w:rPr>
          <w:t>1</w:t>
        </w:r>
      </w:ins>
    </w:p>
    <w:p w14:paraId="6C3A859B" w14:textId="1659A34F" w:rsidR="00294717" w:rsidRDefault="00294717" w:rsidP="000E4F47">
      <w:pPr>
        <w:pStyle w:val="a3"/>
        <w:numPr>
          <w:ilvl w:val="2"/>
          <w:numId w:val="4"/>
        </w:numPr>
        <w:rPr>
          <w:ins w:id="166" w:author="Vladimir Ofitserov" w:date="2019-12-02T09:09:00Z"/>
          <w:rFonts w:ascii="Times New Roman" w:hAnsi="Times New Roman" w:cs="Times New Roman"/>
          <w:sz w:val="28"/>
          <w:szCs w:val="24"/>
        </w:rPr>
      </w:pPr>
      <w:ins w:id="167" w:author="Vladimir Ofitserov" w:date="2019-12-02T09:08:00Z">
        <w:r>
          <w:rPr>
            <w:rFonts w:ascii="Times New Roman" w:hAnsi="Times New Roman" w:cs="Times New Roman"/>
            <w:sz w:val="28"/>
            <w:szCs w:val="24"/>
          </w:rPr>
          <w:t xml:space="preserve">Примеры </w:t>
        </w:r>
      </w:ins>
      <w:ins w:id="168" w:author="Vladimir Ofitserov" w:date="2019-12-02T09:09:00Z">
        <w:r>
          <w:rPr>
            <w:rFonts w:ascii="Times New Roman" w:hAnsi="Times New Roman" w:cs="Times New Roman"/>
            <w:sz w:val="28"/>
            <w:szCs w:val="24"/>
          </w:rPr>
          <w:t>работы системы</w:t>
        </w:r>
      </w:ins>
      <w:ins w:id="169" w:author="Lenovo PC" w:date="2019-12-05T16:45:00Z">
        <w:r w:rsidR="00273FC0">
          <w:rPr>
            <w:rFonts w:ascii="Times New Roman" w:hAnsi="Times New Roman" w:cs="Times New Roman"/>
            <w:sz w:val="28"/>
            <w:szCs w:val="24"/>
          </w:rPr>
          <w:t>…………………………………………15</w:t>
        </w:r>
      </w:ins>
    </w:p>
    <w:p w14:paraId="43AB58FD" w14:textId="721F483B" w:rsidR="00294717" w:rsidRDefault="00294717" w:rsidP="00294717">
      <w:pPr>
        <w:pStyle w:val="a3"/>
        <w:numPr>
          <w:ilvl w:val="0"/>
          <w:numId w:val="4"/>
        </w:numPr>
        <w:rPr>
          <w:ins w:id="170" w:author="Vladimir Ofitserov" w:date="2019-12-02T09:09:00Z"/>
          <w:rFonts w:ascii="Times New Roman" w:hAnsi="Times New Roman" w:cs="Times New Roman"/>
          <w:sz w:val="28"/>
          <w:szCs w:val="24"/>
        </w:rPr>
      </w:pPr>
      <w:ins w:id="171" w:author="Vladimir Ofitserov" w:date="2019-12-02T09:09:00Z">
        <w:r>
          <w:rPr>
            <w:rFonts w:ascii="Times New Roman" w:hAnsi="Times New Roman" w:cs="Times New Roman"/>
            <w:sz w:val="28"/>
            <w:szCs w:val="24"/>
          </w:rPr>
          <w:t>Выводы</w:t>
        </w:r>
      </w:ins>
      <w:ins w:id="172" w:author="Lenovo PC" w:date="2019-12-05T16:45:00Z">
        <w:r w:rsidR="00273FC0">
          <w:rPr>
            <w:rFonts w:ascii="Times New Roman" w:hAnsi="Times New Roman" w:cs="Times New Roman"/>
            <w:sz w:val="28"/>
            <w:szCs w:val="24"/>
          </w:rPr>
          <w:t>…………………………………………………………………</w:t>
        </w:r>
        <w:proofErr w:type="gramStart"/>
        <w:r w:rsidR="00273FC0">
          <w:rPr>
            <w:rFonts w:ascii="Times New Roman" w:hAnsi="Times New Roman" w:cs="Times New Roman"/>
            <w:sz w:val="28"/>
            <w:szCs w:val="24"/>
          </w:rPr>
          <w:t>…….</w:t>
        </w:r>
        <w:proofErr w:type="gramEnd"/>
        <w:r w:rsidR="00273FC0">
          <w:rPr>
            <w:rFonts w:ascii="Times New Roman" w:hAnsi="Times New Roman" w:cs="Times New Roman"/>
            <w:sz w:val="28"/>
            <w:szCs w:val="24"/>
          </w:rPr>
          <w:t>.17</w:t>
        </w:r>
      </w:ins>
    </w:p>
    <w:p w14:paraId="286F77D8" w14:textId="575562AC" w:rsidR="00294717" w:rsidRDefault="00294717" w:rsidP="00294717">
      <w:pPr>
        <w:pStyle w:val="a3"/>
        <w:ind w:left="360"/>
        <w:rPr>
          <w:ins w:id="173" w:author="Vladimir Ofitserov" w:date="2019-12-02T09:09:00Z"/>
          <w:rFonts w:ascii="Times New Roman" w:hAnsi="Times New Roman" w:cs="Times New Roman"/>
          <w:sz w:val="28"/>
          <w:szCs w:val="24"/>
        </w:rPr>
      </w:pPr>
    </w:p>
    <w:p w14:paraId="01B74C16" w14:textId="60D89BD6" w:rsidR="00294717" w:rsidDel="00FE7E20" w:rsidRDefault="00294717">
      <w:pPr>
        <w:pStyle w:val="a3"/>
        <w:ind w:left="360"/>
        <w:rPr>
          <w:ins w:id="174" w:author="Vladimir Ofitserov" w:date="2019-12-02T08:54:00Z"/>
          <w:del w:id="175" w:author="Lenovo PC" w:date="2019-12-04T15:24:00Z"/>
          <w:rFonts w:ascii="Times New Roman" w:hAnsi="Times New Roman" w:cs="Times New Roman"/>
          <w:sz w:val="28"/>
          <w:szCs w:val="24"/>
        </w:rPr>
        <w:pPrChange w:id="176" w:author="Vladimir Ofitserov" w:date="2019-12-02T09:09:00Z">
          <w:pPr>
            <w:pStyle w:val="a3"/>
            <w:numPr>
              <w:numId w:val="4"/>
            </w:numPr>
            <w:ind w:left="360" w:hanging="360"/>
          </w:pPr>
        </w:pPrChange>
      </w:pPr>
      <w:ins w:id="177" w:author="Vladimir Ofitserov" w:date="2019-12-02T09:09:00Z">
        <w:r>
          <w:rPr>
            <w:rFonts w:ascii="Times New Roman" w:hAnsi="Times New Roman" w:cs="Times New Roman"/>
            <w:sz w:val="28"/>
            <w:szCs w:val="24"/>
          </w:rPr>
          <w:t>При</w:t>
        </w:r>
      </w:ins>
      <w:ins w:id="178" w:author="Vladimir Ofitserov" w:date="2019-12-02T09:10:00Z">
        <w:r>
          <w:rPr>
            <w:rFonts w:ascii="Times New Roman" w:hAnsi="Times New Roman" w:cs="Times New Roman"/>
            <w:sz w:val="28"/>
            <w:szCs w:val="24"/>
          </w:rPr>
          <w:t xml:space="preserve">ложение А. </w:t>
        </w:r>
      </w:ins>
      <w:ins w:id="179" w:author="Vladimir Ofitserov" w:date="2019-12-02T09:11:00Z">
        <w:r>
          <w:rPr>
            <w:rFonts w:ascii="Times New Roman" w:hAnsi="Times New Roman" w:cs="Times New Roman"/>
            <w:sz w:val="28"/>
            <w:szCs w:val="24"/>
          </w:rPr>
          <w:t>Исходные коды информационной системы поддержки работы деканата</w:t>
        </w:r>
      </w:ins>
      <w:ins w:id="180" w:author="Lenovo PC" w:date="2019-12-05T16:45:00Z">
        <w:r w:rsidR="00273FC0">
          <w:rPr>
            <w:rFonts w:ascii="Times New Roman" w:hAnsi="Times New Roman" w:cs="Times New Roman"/>
            <w:sz w:val="28"/>
            <w:szCs w:val="24"/>
          </w:rPr>
          <w:t>………………………………………………………………</w:t>
        </w:r>
      </w:ins>
      <w:ins w:id="181" w:author="Lenovo PC" w:date="2019-12-05T16:46:00Z">
        <w:r w:rsidR="00273FC0">
          <w:rPr>
            <w:rFonts w:ascii="Times New Roman" w:hAnsi="Times New Roman" w:cs="Times New Roman"/>
            <w:sz w:val="28"/>
            <w:szCs w:val="24"/>
          </w:rPr>
          <w:t>18</w:t>
        </w:r>
      </w:ins>
    </w:p>
    <w:p w14:paraId="78B7E470" w14:textId="77777777" w:rsidR="008500E9" w:rsidDel="00FE7E20" w:rsidRDefault="008500E9">
      <w:pPr>
        <w:pStyle w:val="a3"/>
        <w:rPr>
          <w:del w:id="182" w:author="Lenovo PC" w:date="2019-12-04T15:24:00Z"/>
          <w:rFonts w:ascii="Times New Roman" w:hAnsi="Times New Roman" w:cs="Times New Roman"/>
          <w:sz w:val="28"/>
          <w:szCs w:val="24"/>
        </w:rPr>
        <w:pPrChange w:id="183" w:author="Vladimir Ofitserov" w:date="2019-12-02T08:55:00Z">
          <w:pPr>
            <w:pStyle w:val="a3"/>
            <w:numPr>
              <w:numId w:val="1"/>
            </w:numPr>
            <w:ind w:hanging="360"/>
          </w:pPr>
        </w:pPrChange>
      </w:pPr>
    </w:p>
    <w:p w14:paraId="3A4933E2" w14:textId="542C1E47" w:rsidR="00B72E58" w:rsidDel="00FE7E20" w:rsidRDefault="00B72E58" w:rsidP="00B72E58">
      <w:pPr>
        <w:pStyle w:val="a3"/>
        <w:numPr>
          <w:ilvl w:val="0"/>
          <w:numId w:val="1"/>
        </w:numPr>
        <w:rPr>
          <w:del w:id="184" w:author="Lenovo PC" w:date="2019-12-04T15:24:00Z"/>
          <w:rFonts w:ascii="Times New Roman" w:hAnsi="Times New Roman" w:cs="Times New Roman"/>
          <w:sz w:val="28"/>
          <w:szCs w:val="24"/>
        </w:rPr>
      </w:pPr>
      <w:del w:id="185" w:author="Lenovo PC" w:date="2019-12-04T15:24:00Z">
        <w:r w:rsidDel="00FE7E20">
          <w:rPr>
            <w:rFonts w:ascii="Times New Roman" w:hAnsi="Times New Roman" w:cs="Times New Roman"/>
            <w:sz w:val="28"/>
            <w:szCs w:val="24"/>
          </w:rPr>
          <w:delText>Техническое задание……………………………………………………..3</w:delText>
        </w:r>
      </w:del>
    </w:p>
    <w:p w14:paraId="25582AB6" w14:textId="6A12CF96" w:rsidR="00B72E58" w:rsidDel="00FE7E20" w:rsidRDefault="00B72E58" w:rsidP="00B72E58">
      <w:pPr>
        <w:pStyle w:val="a3"/>
        <w:numPr>
          <w:ilvl w:val="0"/>
          <w:numId w:val="1"/>
        </w:numPr>
        <w:rPr>
          <w:del w:id="186" w:author="Lenovo PC" w:date="2019-12-04T15:24:00Z"/>
          <w:rFonts w:ascii="Times New Roman" w:hAnsi="Times New Roman" w:cs="Times New Roman"/>
          <w:sz w:val="28"/>
          <w:szCs w:val="24"/>
        </w:rPr>
      </w:pPr>
      <w:del w:id="187" w:author="Lenovo PC" w:date="2019-12-04T15:24:00Z">
        <w:r w:rsidDel="00FE7E20">
          <w:rPr>
            <w:rFonts w:ascii="Times New Roman" w:hAnsi="Times New Roman" w:cs="Times New Roman"/>
            <w:sz w:val="28"/>
            <w:szCs w:val="24"/>
          </w:rPr>
          <w:delText>Модель бизнес-процесса деканата………………………………………</w:delText>
        </w:r>
        <w:r w:rsidR="009A3949" w:rsidDel="00FE7E20">
          <w:rPr>
            <w:rFonts w:ascii="Times New Roman" w:hAnsi="Times New Roman" w:cs="Times New Roman"/>
            <w:sz w:val="28"/>
            <w:szCs w:val="24"/>
          </w:rPr>
          <w:delText>5</w:delText>
        </w:r>
      </w:del>
    </w:p>
    <w:p w14:paraId="426B5824" w14:textId="6DA76F16" w:rsidR="00B72E58" w:rsidDel="00FE7E20" w:rsidRDefault="00B72E58" w:rsidP="00B72E58">
      <w:pPr>
        <w:pStyle w:val="a3"/>
        <w:numPr>
          <w:ilvl w:val="0"/>
          <w:numId w:val="1"/>
        </w:numPr>
        <w:rPr>
          <w:del w:id="188" w:author="Lenovo PC" w:date="2019-12-04T15:24:00Z"/>
          <w:rFonts w:ascii="Times New Roman" w:hAnsi="Times New Roman" w:cs="Times New Roman"/>
          <w:sz w:val="28"/>
          <w:szCs w:val="24"/>
        </w:rPr>
      </w:pPr>
      <w:del w:id="189" w:author="Lenovo PC" w:date="2019-12-04T15:24:00Z">
        <w:r w:rsidDel="00FE7E20">
          <w:rPr>
            <w:rFonts w:ascii="Times New Roman" w:hAnsi="Times New Roman" w:cs="Times New Roman"/>
            <w:sz w:val="28"/>
            <w:szCs w:val="24"/>
          </w:rPr>
          <w:delText>Код программы……………………………………………………………</w:delText>
        </w:r>
        <w:r w:rsidR="009A3949" w:rsidDel="00FE7E20">
          <w:rPr>
            <w:rFonts w:ascii="Times New Roman" w:hAnsi="Times New Roman" w:cs="Times New Roman"/>
            <w:sz w:val="28"/>
            <w:szCs w:val="24"/>
          </w:rPr>
          <w:delText>7</w:delText>
        </w:r>
      </w:del>
    </w:p>
    <w:p w14:paraId="2B21369E" w14:textId="4003440A" w:rsidR="00B72E58" w:rsidDel="00FE7E20" w:rsidRDefault="00B72E58" w:rsidP="00B72E58">
      <w:pPr>
        <w:pStyle w:val="a3"/>
        <w:numPr>
          <w:ilvl w:val="0"/>
          <w:numId w:val="1"/>
        </w:numPr>
        <w:rPr>
          <w:del w:id="190" w:author="Lenovo PC" w:date="2019-12-04T15:24:00Z"/>
          <w:rFonts w:ascii="Times New Roman" w:hAnsi="Times New Roman" w:cs="Times New Roman"/>
          <w:sz w:val="28"/>
          <w:szCs w:val="24"/>
        </w:rPr>
      </w:pPr>
      <w:del w:id="191" w:author="Lenovo PC" w:date="2019-12-04T15:24:00Z">
        <w:r w:rsidDel="00FE7E20">
          <w:rPr>
            <w:rFonts w:ascii="Times New Roman" w:hAnsi="Times New Roman" w:cs="Times New Roman"/>
            <w:sz w:val="28"/>
            <w:szCs w:val="24"/>
          </w:rPr>
          <w:delText>Вывод………………………………………………………………………</w:delText>
        </w:r>
        <w:r w:rsidR="00762468" w:rsidDel="00FE7E20">
          <w:rPr>
            <w:rFonts w:ascii="Times New Roman" w:hAnsi="Times New Roman" w:cs="Times New Roman"/>
            <w:sz w:val="28"/>
            <w:szCs w:val="24"/>
          </w:rPr>
          <w:delText>32</w:delText>
        </w:r>
      </w:del>
    </w:p>
    <w:p w14:paraId="34392790" w14:textId="12666C02" w:rsidR="00B72E58" w:rsidDel="00A90B4B" w:rsidRDefault="00B72E58">
      <w:pPr>
        <w:pStyle w:val="a3"/>
        <w:ind w:left="360"/>
        <w:rPr>
          <w:del w:id="192" w:author="Lenovo PC" w:date="2019-12-05T16:28:00Z"/>
        </w:rPr>
        <w:pPrChange w:id="193" w:author="Lenovo PC" w:date="2019-12-04T15:24:00Z">
          <w:pPr/>
        </w:pPrChange>
      </w:pPr>
      <w:del w:id="194" w:author="Lenovo PC" w:date="2019-12-05T16:29:00Z">
        <w:r w:rsidDel="00A90B4B">
          <w:br w:type="page"/>
        </w:r>
      </w:del>
    </w:p>
    <w:p w14:paraId="0FAF82D3" w14:textId="132F7A91" w:rsidR="00B72E58" w:rsidDel="00A90B4B" w:rsidRDefault="00B72E58" w:rsidP="00B72E58">
      <w:pPr>
        <w:jc w:val="center"/>
        <w:rPr>
          <w:del w:id="195" w:author="Lenovo PC" w:date="2019-12-05T16:28:00Z"/>
          <w:rFonts w:ascii="Times New Roman" w:hAnsi="Times New Roman" w:cs="Times New Roman"/>
          <w:b/>
          <w:bCs/>
          <w:sz w:val="32"/>
          <w:szCs w:val="28"/>
        </w:rPr>
      </w:pPr>
      <w:del w:id="196" w:author="Lenovo PC" w:date="2019-12-05T16:28:00Z">
        <w:r w:rsidDel="00A90B4B">
          <w:rPr>
            <w:rFonts w:ascii="Times New Roman" w:hAnsi="Times New Roman" w:cs="Times New Roman"/>
            <w:b/>
            <w:bCs/>
            <w:sz w:val="32"/>
            <w:szCs w:val="28"/>
          </w:rPr>
          <w:delText>Задание</w:delText>
        </w:r>
      </w:del>
    </w:p>
    <w:p w14:paraId="5B3AA561" w14:textId="3581F879" w:rsidR="00B72E58" w:rsidDel="00A90B4B" w:rsidRDefault="00B72E58" w:rsidP="00B72E58">
      <w:pPr>
        <w:rPr>
          <w:del w:id="197" w:author="Lenovo PC" w:date="2019-12-05T16:28:00Z"/>
          <w:rFonts w:ascii="Times New Roman" w:hAnsi="Times New Roman" w:cs="Times New Roman"/>
          <w:sz w:val="28"/>
          <w:szCs w:val="24"/>
        </w:rPr>
      </w:pPr>
      <w:del w:id="198" w:author="Lenovo PC" w:date="2019-12-05T16:28:00Z">
        <w:r w:rsidDel="00A90B4B">
          <w:rPr>
            <w:rFonts w:ascii="Times New Roman" w:hAnsi="Times New Roman" w:cs="Times New Roman"/>
            <w:sz w:val="28"/>
            <w:szCs w:val="24"/>
          </w:rPr>
          <w:delText xml:space="preserve">Разработать средствами </w:delText>
        </w:r>
        <w:r w:rsidDel="00A90B4B">
          <w:rPr>
            <w:rFonts w:ascii="Times New Roman" w:hAnsi="Times New Roman" w:cs="Times New Roman"/>
            <w:sz w:val="28"/>
            <w:szCs w:val="24"/>
            <w:lang w:val="en-US"/>
          </w:rPr>
          <w:delText>C</w:delText>
        </w:r>
        <w:r w:rsidDel="00A90B4B">
          <w:rPr>
            <w:rFonts w:ascii="Times New Roman" w:hAnsi="Times New Roman" w:cs="Times New Roman"/>
            <w:sz w:val="28"/>
            <w:szCs w:val="24"/>
          </w:rPr>
          <w:delText xml:space="preserve"> информационную систему поддержки работы деканата института:</w:delText>
        </w:r>
      </w:del>
    </w:p>
    <w:p w14:paraId="73E75413" w14:textId="635263BF" w:rsidR="00B72E58" w:rsidDel="00A90B4B" w:rsidRDefault="00B72E58" w:rsidP="00B72E58">
      <w:pPr>
        <w:rPr>
          <w:del w:id="199" w:author="Lenovo PC" w:date="2019-12-05T16:28:00Z"/>
          <w:rFonts w:ascii="Times New Roman" w:hAnsi="Times New Roman" w:cs="Times New Roman"/>
          <w:sz w:val="28"/>
          <w:szCs w:val="24"/>
        </w:rPr>
      </w:pPr>
      <w:del w:id="200" w:author="Lenovo PC" w:date="2019-12-05T16:28:00Z">
        <w:r w:rsidRPr="00B72E58" w:rsidDel="00A90B4B">
          <w:rPr>
            <w:rFonts w:ascii="Times New Roman" w:hAnsi="Times New Roman" w:cs="Times New Roman"/>
            <w:sz w:val="28"/>
            <w:szCs w:val="24"/>
            <w:u w:val="single"/>
          </w:rPr>
          <w:delText>Предметная область</w:delText>
        </w:r>
        <w:r w:rsidRPr="00B72E58" w:rsidDel="00A90B4B">
          <w:rPr>
            <w:rFonts w:ascii="Times New Roman" w:hAnsi="Times New Roman" w:cs="Times New Roman"/>
            <w:sz w:val="28"/>
            <w:szCs w:val="24"/>
          </w:rPr>
          <w:delText>: деканат института – расписание и учет посещаемости</w:delText>
        </w:r>
      </w:del>
    </w:p>
    <w:p w14:paraId="0C9154F1" w14:textId="521336FE" w:rsidR="00B72E58" w:rsidDel="00A90B4B" w:rsidRDefault="00B72E58" w:rsidP="00B72E58">
      <w:pPr>
        <w:rPr>
          <w:del w:id="201" w:author="Lenovo PC" w:date="2019-12-05T16:28:00Z"/>
          <w:rFonts w:ascii="Times New Roman" w:hAnsi="Times New Roman" w:cs="Times New Roman"/>
          <w:sz w:val="28"/>
          <w:szCs w:val="24"/>
        </w:rPr>
      </w:pPr>
      <w:del w:id="202" w:author="Lenovo PC" w:date="2019-12-05T16:28:00Z">
        <w:r w:rsidDel="00A90B4B">
          <w:rPr>
            <w:rFonts w:ascii="Times New Roman" w:hAnsi="Times New Roman" w:cs="Times New Roman"/>
            <w:sz w:val="28"/>
            <w:szCs w:val="24"/>
          </w:rPr>
          <w:delText>Решаемые задачи:</w:delText>
        </w:r>
      </w:del>
    </w:p>
    <w:p w14:paraId="3E7454BA" w14:textId="6574F086" w:rsidR="00B72E58" w:rsidDel="00A90B4B" w:rsidRDefault="00B72E58" w:rsidP="00B72E58">
      <w:pPr>
        <w:pStyle w:val="a3"/>
        <w:numPr>
          <w:ilvl w:val="0"/>
          <w:numId w:val="2"/>
        </w:numPr>
        <w:rPr>
          <w:del w:id="203" w:author="Lenovo PC" w:date="2019-12-05T16:28:00Z"/>
          <w:rFonts w:ascii="Times New Roman" w:hAnsi="Times New Roman" w:cs="Times New Roman"/>
          <w:sz w:val="28"/>
          <w:szCs w:val="24"/>
        </w:rPr>
      </w:pPr>
      <w:del w:id="204" w:author="Lenovo PC" w:date="2019-12-05T16:28:00Z">
        <w:r w:rsidDel="00A90B4B">
          <w:rPr>
            <w:rFonts w:ascii="Times New Roman" w:hAnsi="Times New Roman" w:cs="Times New Roman"/>
            <w:sz w:val="28"/>
            <w:szCs w:val="24"/>
          </w:rPr>
          <w:delText>Справочные данные - список студентов (ФИО, группа, адрес и т.п.)</w:delText>
        </w:r>
      </w:del>
    </w:p>
    <w:p w14:paraId="0FE33FBC" w14:textId="6A45C523" w:rsidR="00B72E58" w:rsidDel="00A90B4B" w:rsidRDefault="00B72E58" w:rsidP="00B72E58">
      <w:pPr>
        <w:pStyle w:val="a3"/>
        <w:numPr>
          <w:ilvl w:val="0"/>
          <w:numId w:val="2"/>
        </w:numPr>
        <w:rPr>
          <w:del w:id="205" w:author="Lenovo PC" w:date="2019-12-05T16:28:00Z"/>
          <w:rFonts w:ascii="Times New Roman" w:hAnsi="Times New Roman" w:cs="Times New Roman"/>
          <w:sz w:val="28"/>
          <w:szCs w:val="24"/>
        </w:rPr>
      </w:pPr>
      <w:del w:id="206" w:author="Lenovo PC" w:date="2019-12-05T16:28:00Z">
        <w:r w:rsidDel="00A90B4B">
          <w:rPr>
            <w:rFonts w:ascii="Times New Roman" w:hAnsi="Times New Roman" w:cs="Times New Roman"/>
            <w:sz w:val="28"/>
            <w:szCs w:val="24"/>
          </w:rPr>
          <w:delText>Расписание занятий (предмет, преподаватель, группа и т.п.)</w:delText>
        </w:r>
      </w:del>
    </w:p>
    <w:p w14:paraId="4E77346B" w14:textId="12884FB4" w:rsidR="00B72E58" w:rsidRPr="00021FBC" w:rsidDel="00A90B4B" w:rsidRDefault="00B72E58" w:rsidP="007615BF">
      <w:pPr>
        <w:pStyle w:val="a3"/>
        <w:numPr>
          <w:ilvl w:val="0"/>
          <w:numId w:val="2"/>
        </w:numPr>
        <w:rPr>
          <w:del w:id="207" w:author="Lenovo PC" w:date="2019-12-05T16:28:00Z"/>
          <w:rFonts w:ascii="Times New Roman" w:hAnsi="Times New Roman" w:cs="Times New Roman"/>
          <w:sz w:val="28"/>
          <w:szCs w:val="24"/>
          <w:rPrChange w:id="208" w:author="Lenovo PC" w:date="2019-12-04T15:50:00Z">
            <w:rPr>
              <w:del w:id="209" w:author="Lenovo PC" w:date="2019-12-05T16:28:00Z"/>
            </w:rPr>
          </w:rPrChange>
        </w:rPr>
      </w:pPr>
      <w:del w:id="210" w:author="Lenovo PC" w:date="2019-12-05T16:28:00Z">
        <w:r w:rsidRPr="007615BF" w:rsidDel="00A90B4B">
          <w:rPr>
            <w:rFonts w:ascii="Times New Roman" w:hAnsi="Times New Roman" w:cs="Times New Roman"/>
            <w:sz w:val="28"/>
            <w:szCs w:val="24"/>
          </w:rPr>
          <w:delText>Контроль посещаемости занятий</w:delText>
        </w:r>
      </w:del>
    </w:p>
    <w:p w14:paraId="38108411" w14:textId="13D57688" w:rsidR="00021FBC" w:rsidRPr="00A90B4B" w:rsidRDefault="00B72E58">
      <w:pPr>
        <w:pStyle w:val="a3"/>
        <w:ind w:left="360"/>
        <w:rPr>
          <w:ins w:id="211" w:author="Lenovo PC" w:date="2019-12-04T15:51:00Z"/>
          <w:rFonts w:ascii="Times New Roman" w:hAnsi="Times New Roman" w:cs="Times New Roman"/>
          <w:b/>
          <w:bCs/>
          <w:rPrChange w:id="212" w:author="Lenovo PC" w:date="2019-12-05T16:29:00Z">
            <w:rPr>
              <w:ins w:id="213" w:author="Lenovo PC" w:date="2019-12-04T15:51:00Z"/>
            </w:rPr>
          </w:rPrChange>
        </w:rPr>
        <w:pPrChange w:id="214" w:author="Lenovo PC" w:date="2019-12-05T16:28:00Z">
          <w:pPr>
            <w:pStyle w:val="a3"/>
            <w:numPr>
              <w:numId w:val="4"/>
            </w:numPr>
            <w:ind w:left="360" w:hanging="360"/>
          </w:pPr>
        </w:pPrChange>
      </w:pPr>
      <w:r w:rsidRPr="00021FBC">
        <w:rPr>
          <w:sz w:val="28"/>
          <w:szCs w:val="24"/>
          <w:rPrChange w:id="215" w:author="Lenovo PC" w:date="2019-12-04T15:51:00Z">
            <w:rPr/>
          </w:rPrChange>
        </w:rPr>
        <w:br w:type="page"/>
      </w:r>
      <w:ins w:id="216" w:author="Lenovo PC" w:date="2019-12-04T15:51:00Z">
        <w:r w:rsidR="00021FBC" w:rsidRPr="00A90B4B">
          <w:rPr>
            <w:rFonts w:ascii="Times New Roman" w:hAnsi="Times New Roman" w:cs="Times New Roman"/>
            <w:b/>
            <w:bCs/>
            <w:sz w:val="32"/>
            <w:szCs w:val="32"/>
            <w:rPrChange w:id="217" w:author="Lenovo PC" w:date="2019-12-05T16:29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lastRenderedPageBreak/>
          <w:t>1</w:t>
        </w:r>
      </w:ins>
      <w:ins w:id="218" w:author="Lenovo PC" w:date="2019-12-04T15:54:00Z">
        <w:r w:rsidR="00021FBC" w:rsidRPr="00A90B4B">
          <w:rPr>
            <w:rFonts w:ascii="Times New Roman" w:hAnsi="Times New Roman" w:cs="Times New Roman"/>
            <w:b/>
            <w:bCs/>
            <w:sz w:val="32"/>
            <w:szCs w:val="32"/>
            <w:rPrChange w:id="219" w:author="Lenovo PC" w:date="2019-12-05T16:29:00Z">
              <w:rPr/>
            </w:rPrChange>
          </w:rPr>
          <w:t xml:space="preserve">. </w:t>
        </w:r>
      </w:ins>
      <w:ins w:id="220" w:author="Lenovo PC" w:date="2019-12-04T15:51:00Z">
        <w:r w:rsidR="00021FBC" w:rsidRPr="00A90B4B">
          <w:rPr>
            <w:rFonts w:ascii="Times New Roman" w:hAnsi="Times New Roman" w:cs="Times New Roman"/>
            <w:b/>
            <w:bCs/>
            <w:sz w:val="32"/>
            <w:szCs w:val="32"/>
            <w:rPrChange w:id="221" w:author="Lenovo PC" w:date="2019-12-05T16:29:00Z">
              <w:rPr/>
            </w:rPrChange>
          </w:rPr>
          <w:t>Определение функциональных требований к системе</w:t>
        </w:r>
      </w:ins>
    </w:p>
    <w:p w14:paraId="20D3AA07" w14:textId="5B5A7E5B" w:rsidR="00021FBC" w:rsidRDefault="00021FBC">
      <w:pPr>
        <w:ind w:left="360"/>
        <w:rPr>
          <w:ins w:id="222" w:author="Lenovo PC" w:date="2019-12-04T15:53:00Z"/>
          <w:rFonts w:ascii="Times New Roman" w:hAnsi="Times New Roman" w:cs="Times New Roman"/>
          <w:b/>
          <w:bCs/>
          <w:sz w:val="32"/>
          <w:szCs w:val="28"/>
        </w:rPr>
        <w:pPrChange w:id="223" w:author="Lenovo PC" w:date="2019-12-04T15:55:00Z">
          <w:pPr/>
        </w:pPrChange>
      </w:pPr>
      <w:ins w:id="224" w:author="Lenovo PC" w:date="2019-12-04T15:51:00Z">
        <w:r w:rsidRPr="00021FBC">
          <w:rPr>
            <w:rFonts w:ascii="Times New Roman" w:hAnsi="Times New Roman" w:cs="Times New Roman"/>
            <w:b/>
            <w:bCs/>
            <w:sz w:val="32"/>
            <w:szCs w:val="28"/>
            <w:rPrChange w:id="225" w:author="Lenovo PC" w:date="2019-12-04T15:53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>1.1.</w:t>
        </w:r>
        <w:r w:rsidRPr="00021FBC">
          <w:rPr>
            <w:rFonts w:ascii="Times New Roman" w:hAnsi="Times New Roman" w:cs="Times New Roman"/>
            <w:b/>
            <w:bCs/>
            <w:sz w:val="32"/>
            <w:szCs w:val="28"/>
            <w:rPrChange w:id="226" w:author="Lenovo PC" w:date="2019-12-04T15:52:00Z">
              <w:rPr/>
            </w:rPrChange>
          </w:rPr>
          <w:t xml:space="preserve"> Моделирование среды функционирования деканата</w:t>
        </w:r>
      </w:ins>
      <w:r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58240" behindDoc="1" locked="0" layoutInCell="1" allowOverlap="1" wp14:anchorId="230A588C" wp14:editId="3309964C">
            <wp:simplePos x="0" y="0"/>
            <wp:positionH relativeFrom="column">
              <wp:posOffset>-661035</wp:posOffset>
            </wp:positionH>
            <wp:positionV relativeFrom="paragraph">
              <wp:posOffset>344170</wp:posOffset>
            </wp:positionV>
            <wp:extent cx="6875780" cy="3764280"/>
            <wp:effectExtent l="0" t="0" r="1270" b="7620"/>
            <wp:wrapTight wrapText="bothSides">
              <wp:wrapPolygon edited="0">
                <wp:start x="0" y="0"/>
                <wp:lineTo x="0" y="21534"/>
                <wp:lineTo x="21544" y="21534"/>
                <wp:lineTo x="2154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E4C42B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7578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ins w:id="227" w:author="Lenovo PC" w:date="2019-12-04T15:53:00Z">
        <w:r>
          <w:rPr>
            <w:rFonts w:ascii="Times New Roman" w:hAnsi="Times New Roman" w:cs="Times New Roman"/>
            <w:b/>
            <w:bCs/>
            <w:sz w:val="32"/>
            <w:szCs w:val="28"/>
          </w:rPr>
          <w:br w:type="page"/>
        </w:r>
      </w:ins>
    </w:p>
    <w:p w14:paraId="70688CFD" w14:textId="5ED7B7F4" w:rsidR="00021FBC" w:rsidRPr="00021FBC" w:rsidRDefault="00021FBC">
      <w:pPr>
        <w:ind w:left="360"/>
        <w:rPr>
          <w:ins w:id="228" w:author="Lenovo PC" w:date="2019-12-04T15:53:00Z"/>
          <w:rFonts w:ascii="Times New Roman" w:hAnsi="Times New Roman" w:cs="Times New Roman"/>
          <w:b/>
          <w:bCs/>
          <w:sz w:val="32"/>
          <w:szCs w:val="28"/>
          <w:rPrChange w:id="229" w:author="Lenovo PC" w:date="2019-12-04T15:53:00Z">
            <w:rPr>
              <w:ins w:id="230" w:author="Lenovo PC" w:date="2019-12-04T15:53:00Z"/>
              <w:rFonts w:ascii="Times New Roman" w:hAnsi="Times New Roman" w:cs="Times New Roman"/>
              <w:sz w:val="28"/>
              <w:szCs w:val="24"/>
            </w:rPr>
          </w:rPrChange>
        </w:rPr>
        <w:pPrChange w:id="231" w:author="Lenovo PC" w:date="2019-12-04T15:53:00Z">
          <w:pPr>
            <w:pStyle w:val="a3"/>
            <w:numPr>
              <w:ilvl w:val="1"/>
              <w:numId w:val="4"/>
            </w:numPr>
            <w:ind w:left="792" w:hanging="432"/>
          </w:pPr>
        </w:pPrChange>
      </w:pPr>
      <w:ins w:id="232" w:author="Lenovo PC" w:date="2019-12-04T15:52:00Z">
        <w:r>
          <w:rPr>
            <w:rFonts w:ascii="Times New Roman" w:hAnsi="Times New Roman" w:cs="Times New Roman"/>
            <w:noProof/>
            <w:sz w:val="28"/>
            <w:szCs w:val="24"/>
          </w:rPr>
          <w:lastRenderedPageBreak/>
          <w:drawing>
            <wp:anchor distT="0" distB="0" distL="114300" distR="114300" simplePos="0" relativeHeight="251662336" behindDoc="1" locked="0" layoutInCell="1" allowOverlap="1" wp14:anchorId="249DC9A2" wp14:editId="65BFD51A">
              <wp:simplePos x="0" y="0"/>
              <wp:positionH relativeFrom="column">
                <wp:posOffset>-470535</wp:posOffset>
              </wp:positionH>
              <wp:positionV relativeFrom="paragraph">
                <wp:posOffset>424815</wp:posOffset>
              </wp:positionV>
              <wp:extent cx="6606838" cy="4552950"/>
              <wp:effectExtent l="0" t="0" r="3810" b="0"/>
              <wp:wrapTight wrapText="bothSides">
                <wp:wrapPolygon edited="0">
                  <wp:start x="0" y="0"/>
                  <wp:lineTo x="0" y="21510"/>
                  <wp:lineTo x="21550" y="21510"/>
                  <wp:lineTo x="21550" y="0"/>
                  <wp:lineTo x="0" y="0"/>
                </wp:wrapPolygon>
              </wp:wrapTight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5487445.tmp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06838" cy="4552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33" w:author="Lenovo PC" w:date="2019-12-04T15:53:00Z">
        <w:r>
          <w:rPr>
            <w:rFonts w:ascii="Times New Roman" w:hAnsi="Times New Roman" w:cs="Times New Roman"/>
            <w:b/>
            <w:bCs/>
            <w:sz w:val="32"/>
            <w:szCs w:val="28"/>
          </w:rPr>
          <w:t>1.2.</w:t>
        </w:r>
      </w:ins>
      <w:ins w:id="234" w:author="Lenovo PC" w:date="2019-12-04T15:54:00Z">
        <w:r>
          <w:rPr>
            <w:rFonts w:ascii="Times New Roman" w:hAnsi="Times New Roman" w:cs="Times New Roman"/>
            <w:b/>
            <w:bCs/>
            <w:sz w:val="32"/>
            <w:szCs w:val="28"/>
          </w:rPr>
          <w:t xml:space="preserve"> </w:t>
        </w:r>
      </w:ins>
      <w:ins w:id="235" w:author="Lenovo PC" w:date="2019-12-04T15:53:00Z">
        <w:r w:rsidRPr="00021FBC">
          <w:rPr>
            <w:rFonts w:ascii="Times New Roman" w:hAnsi="Times New Roman" w:cs="Times New Roman"/>
            <w:b/>
            <w:bCs/>
            <w:sz w:val="32"/>
            <w:szCs w:val="28"/>
            <w:rPrChange w:id="236" w:author="Lenovo PC" w:date="2019-12-04T15:53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Моделирование функций деканата</w:t>
        </w:r>
      </w:ins>
    </w:p>
    <w:p w14:paraId="78153E01" w14:textId="5631F6DE" w:rsidR="00021FBC" w:rsidRDefault="00021FBC">
      <w:pPr>
        <w:rPr>
          <w:ins w:id="237" w:author="Lenovo PC" w:date="2019-12-04T15:55:00Z"/>
          <w:rFonts w:ascii="Times New Roman" w:hAnsi="Times New Roman" w:cs="Times New Roman"/>
          <w:sz w:val="28"/>
          <w:szCs w:val="24"/>
        </w:rPr>
      </w:pPr>
      <w:ins w:id="238" w:author="Lenovo PC" w:date="2019-12-04T15:55:00Z">
        <w:r>
          <w:rPr>
            <w:rFonts w:ascii="Times New Roman" w:hAnsi="Times New Roman" w:cs="Times New Roman"/>
            <w:sz w:val="28"/>
            <w:szCs w:val="24"/>
          </w:rPr>
          <w:br w:type="page"/>
        </w:r>
      </w:ins>
    </w:p>
    <w:p w14:paraId="55D876B8" w14:textId="77777777" w:rsidR="00B72E58" w:rsidDel="00021FBC" w:rsidRDefault="00B72E58" w:rsidP="007615BF">
      <w:pPr>
        <w:rPr>
          <w:del w:id="239" w:author="Lenovo PC" w:date="2019-12-04T15:55:00Z"/>
          <w:rFonts w:ascii="Times New Roman" w:hAnsi="Times New Roman" w:cs="Times New Roman"/>
          <w:sz w:val="28"/>
          <w:szCs w:val="24"/>
        </w:rPr>
      </w:pPr>
    </w:p>
    <w:p w14:paraId="5F7F92FC" w14:textId="77777777" w:rsidR="00021FBC" w:rsidRDefault="00021FBC">
      <w:pPr>
        <w:rPr>
          <w:ins w:id="240" w:author="Lenovo PC" w:date="2019-12-04T15:55:00Z"/>
          <w:rFonts w:ascii="Times New Roman" w:hAnsi="Times New Roman" w:cs="Times New Roman"/>
          <w:b/>
          <w:bCs/>
          <w:sz w:val="32"/>
          <w:szCs w:val="28"/>
        </w:rPr>
      </w:pPr>
      <w:ins w:id="241" w:author="Lenovo PC" w:date="2019-12-04T15:54:00Z">
        <w:r>
          <w:rPr>
            <w:rFonts w:ascii="Times New Roman" w:hAnsi="Times New Roman" w:cs="Times New Roman"/>
            <w:b/>
            <w:bCs/>
            <w:sz w:val="32"/>
            <w:szCs w:val="28"/>
          </w:rPr>
          <w:t xml:space="preserve">1.3. </w:t>
        </w:r>
        <w:r w:rsidRPr="00021FBC">
          <w:rPr>
            <w:rFonts w:ascii="Times New Roman" w:hAnsi="Times New Roman" w:cs="Times New Roman"/>
            <w:b/>
            <w:bCs/>
            <w:sz w:val="32"/>
            <w:szCs w:val="28"/>
            <w:rPrChange w:id="242" w:author="Lenovo PC" w:date="2019-12-04T15:54:00Z">
              <w:rPr/>
            </w:rPrChange>
          </w:rPr>
          <w:t>Формирование функциональных требований</w:t>
        </w:r>
      </w:ins>
    </w:p>
    <w:p w14:paraId="32D57BF1" w14:textId="77777777" w:rsidR="00146703" w:rsidRDefault="00146703">
      <w:pPr>
        <w:rPr>
          <w:ins w:id="243" w:author="Lenovo PC" w:date="2019-12-04T15:56:00Z"/>
          <w:rFonts w:ascii="Times New Roman" w:hAnsi="Times New Roman" w:cs="Times New Roman"/>
          <w:sz w:val="28"/>
          <w:szCs w:val="24"/>
        </w:rPr>
      </w:pPr>
      <w:ins w:id="244" w:author="Lenovo PC" w:date="2019-12-04T15:56:00Z">
        <w:r w:rsidRPr="00146703">
          <w:rPr>
            <w:rFonts w:ascii="Times New Roman" w:hAnsi="Times New Roman" w:cs="Times New Roman"/>
            <w:sz w:val="28"/>
            <w:szCs w:val="24"/>
            <w:rPrChange w:id="245" w:author="Lenovo PC" w:date="2019-12-04T15:56:00Z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rPrChange>
          </w:rPr>
          <w:t>Данная система должна иметь следующие характеристики</w:t>
        </w:r>
        <w:r>
          <w:rPr>
            <w:rFonts w:ascii="Times New Roman" w:hAnsi="Times New Roman" w:cs="Times New Roman"/>
            <w:sz w:val="28"/>
            <w:szCs w:val="24"/>
          </w:rPr>
          <w:t>:</w:t>
        </w:r>
      </w:ins>
    </w:p>
    <w:p w14:paraId="7FC179E9" w14:textId="77777777" w:rsidR="00146703" w:rsidRDefault="00146703" w:rsidP="00146703">
      <w:pPr>
        <w:pStyle w:val="a3"/>
        <w:numPr>
          <w:ilvl w:val="0"/>
          <w:numId w:val="5"/>
        </w:numPr>
        <w:ind w:left="426"/>
        <w:rPr>
          <w:ins w:id="246" w:author="Lenovo PC" w:date="2019-12-04T15:59:00Z"/>
          <w:rFonts w:ascii="Times New Roman" w:hAnsi="Times New Roman" w:cs="Times New Roman"/>
          <w:sz w:val="32"/>
          <w:szCs w:val="28"/>
        </w:rPr>
      </w:pPr>
      <w:ins w:id="247" w:author="Lenovo PC" w:date="2019-12-04T15:58:00Z">
        <w:r>
          <w:rPr>
            <w:rFonts w:ascii="Times New Roman" w:hAnsi="Times New Roman" w:cs="Times New Roman"/>
            <w:sz w:val="32"/>
            <w:szCs w:val="28"/>
          </w:rPr>
          <w:t xml:space="preserve">Файл с данными для авторизации должен </w:t>
        </w:r>
      </w:ins>
      <w:ins w:id="248" w:author="Lenovo PC" w:date="2019-12-04T15:59:00Z">
        <w:r>
          <w:rPr>
            <w:rFonts w:ascii="Times New Roman" w:hAnsi="Times New Roman" w:cs="Times New Roman"/>
            <w:sz w:val="32"/>
            <w:szCs w:val="28"/>
          </w:rPr>
          <w:t xml:space="preserve">иметь формат </w:t>
        </w:r>
        <w:r w:rsidRPr="00146703">
          <w:rPr>
            <w:rFonts w:ascii="Times New Roman" w:hAnsi="Times New Roman" w:cs="Times New Roman"/>
            <w:sz w:val="32"/>
            <w:szCs w:val="28"/>
            <w:rPrChange w:id="249" w:author="Lenovo PC" w:date="2019-12-04T15:59:00Z">
              <w:rPr>
                <w:rFonts w:ascii="Times New Roman" w:hAnsi="Times New Roman" w:cs="Times New Roman"/>
                <w:sz w:val="32"/>
                <w:szCs w:val="28"/>
                <w:lang w:val="en-US"/>
              </w:rPr>
            </w:rPrChange>
          </w:rPr>
          <w:t>“</w:t>
        </w:r>
        <w:r>
          <w:rPr>
            <w:rFonts w:ascii="Times New Roman" w:hAnsi="Times New Roman" w:cs="Times New Roman"/>
            <w:sz w:val="32"/>
            <w:szCs w:val="28"/>
          </w:rPr>
          <w:t>.</w:t>
        </w:r>
        <w:r>
          <w:rPr>
            <w:rFonts w:ascii="Times New Roman" w:hAnsi="Times New Roman" w:cs="Times New Roman"/>
            <w:sz w:val="32"/>
            <w:szCs w:val="28"/>
            <w:lang w:val="en-US"/>
          </w:rPr>
          <w:t>bin</w:t>
        </w:r>
        <w:r w:rsidRPr="00146703">
          <w:rPr>
            <w:rFonts w:ascii="Times New Roman" w:hAnsi="Times New Roman" w:cs="Times New Roman"/>
            <w:sz w:val="32"/>
            <w:szCs w:val="28"/>
            <w:rPrChange w:id="250" w:author="Lenovo PC" w:date="2019-12-04T15:59:00Z">
              <w:rPr>
                <w:rFonts w:ascii="Times New Roman" w:hAnsi="Times New Roman" w:cs="Times New Roman"/>
                <w:sz w:val="32"/>
                <w:szCs w:val="28"/>
                <w:lang w:val="en-US"/>
              </w:rPr>
            </w:rPrChange>
          </w:rPr>
          <w:t>”</w:t>
        </w:r>
        <w:r>
          <w:rPr>
            <w:rFonts w:ascii="Times New Roman" w:hAnsi="Times New Roman" w:cs="Times New Roman"/>
            <w:sz w:val="32"/>
            <w:szCs w:val="28"/>
          </w:rPr>
          <w:t xml:space="preserve"> и </w:t>
        </w:r>
      </w:ins>
      <w:ins w:id="251" w:author="Lenovo PC" w:date="2019-12-04T15:58:00Z">
        <w:r>
          <w:rPr>
            <w:rFonts w:ascii="Times New Roman" w:hAnsi="Times New Roman" w:cs="Times New Roman"/>
            <w:sz w:val="32"/>
            <w:szCs w:val="28"/>
          </w:rPr>
          <w:t>быть организован</w:t>
        </w:r>
      </w:ins>
      <w:ins w:id="252" w:author="Lenovo PC" w:date="2019-12-04T15:59:00Z">
        <w:r>
          <w:rPr>
            <w:rFonts w:ascii="Times New Roman" w:hAnsi="Times New Roman" w:cs="Times New Roman"/>
            <w:sz w:val="32"/>
            <w:szCs w:val="28"/>
          </w:rPr>
          <w:t xml:space="preserve"> следующим образом: </w:t>
        </w:r>
        <w:r w:rsidRPr="00146703">
          <w:rPr>
            <w:rFonts w:ascii="Times New Roman" w:hAnsi="Times New Roman" w:cs="Times New Roman"/>
            <w:sz w:val="32"/>
            <w:szCs w:val="28"/>
            <w:rPrChange w:id="253" w:author="Lenovo PC" w:date="2019-12-04T15:59:00Z">
              <w:rPr>
                <w:rFonts w:ascii="Times New Roman" w:hAnsi="Times New Roman" w:cs="Times New Roman"/>
                <w:sz w:val="32"/>
                <w:szCs w:val="28"/>
                <w:lang w:val="en-US"/>
              </w:rPr>
            </w:rPrChange>
          </w:rPr>
          <w:t>“</w:t>
        </w:r>
        <w:r>
          <w:rPr>
            <w:rFonts w:ascii="Times New Roman" w:hAnsi="Times New Roman" w:cs="Times New Roman"/>
            <w:sz w:val="32"/>
            <w:szCs w:val="28"/>
          </w:rPr>
          <w:t>логин пароль</w:t>
        </w:r>
        <w:r w:rsidRPr="00146703">
          <w:rPr>
            <w:rFonts w:ascii="Times New Roman" w:hAnsi="Times New Roman" w:cs="Times New Roman"/>
            <w:sz w:val="32"/>
            <w:szCs w:val="28"/>
            <w:rPrChange w:id="254" w:author="Lenovo PC" w:date="2019-12-04T15:59:00Z">
              <w:rPr>
                <w:rFonts w:ascii="Times New Roman" w:hAnsi="Times New Roman" w:cs="Times New Roman"/>
                <w:sz w:val="32"/>
                <w:szCs w:val="28"/>
                <w:lang w:val="en-US"/>
              </w:rPr>
            </w:rPrChange>
          </w:rPr>
          <w:t>”</w:t>
        </w:r>
      </w:ins>
    </w:p>
    <w:p w14:paraId="3EB9D2E1" w14:textId="77777777" w:rsidR="00146703" w:rsidRDefault="00146703" w:rsidP="00146703">
      <w:pPr>
        <w:pStyle w:val="a3"/>
        <w:numPr>
          <w:ilvl w:val="0"/>
          <w:numId w:val="5"/>
        </w:numPr>
        <w:ind w:left="426"/>
        <w:rPr>
          <w:ins w:id="255" w:author="Lenovo PC" w:date="2019-12-04T16:02:00Z"/>
          <w:rFonts w:ascii="Times New Roman" w:hAnsi="Times New Roman" w:cs="Times New Roman"/>
          <w:sz w:val="32"/>
          <w:szCs w:val="28"/>
        </w:rPr>
      </w:pPr>
      <w:ins w:id="256" w:author="Lenovo PC" w:date="2019-12-04T16:00:00Z">
        <w:r>
          <w:rPr>
            <w:rFonts w:ascii="Times New Roman" w:hAnsi="Times New Roman" w:cs="Times New Roman"/>
            <w:sz w:val="32"/>
            <w:szCs w:val="28"/>
          </w:rPr>
          <w:t xml:space="preserve">Файл с информацией о студентах должен иметь формат </w:t>
        </w:r>
        <w:r w:rsidRPr="00146703">
          <w:rPr>
            <w:rFonts w:ascii="Times New Roman" w:hAnsi="Times New Roman" w:cs="Times New Roman"/>
            <w:sz w:val="32"/>
            <w:szCs w:val="28"/>
            <w:rPrChange w:id="257" w:author="Lenovo PC" w:date="2019-12-04T16:00:00Z">
              <w:rPr>
                <w:rFonts w:ascii="Times New Roman" w:hAnsi="Times New Roman" w:cs="Times New Roman"/>
                <w:sz w:val="32"/>
                <w:szCs w:val="28"/>
                <w:lang w:val="en-US"/>
              </w:rPr>
            </w:rPrChange>
          </w:rPr>
          <w:t>“</w:t>
        </w:r>
        <w:r>
          <w:rPr>
            <w:rFonts w:ascii="Times New Roman" w:hAnsi="Times New Roman" w:cs="Times New Roman"/>
            <w:sz w:val="32"/>
            <w:szCs w:val="28"/>
          </w:rPr>
          <w:t>.</w:t>
        </w:r>
        <w:r>
          <w:rPr>
            <w:rFonts w:ascii="Times New Roman" w:hAnsi="Times New Roman" w:cs="Times New Roman"/>
            <w:sz w:val="32"/>
            <w:szCs w:val="28"/>
            <w:lang w:val="en-US"/>
          </w:rPr>
          <w:t>txt</w:t>
        </w:r>
        <w:r w:rsidRPr="00146703">
          <w:rPr>
            <w:rFonts w:ascii="Times New Roman" w:hAnsi="Times New Roman" w:cs="Times New Roman"/>
            <w:sz w:val="32"/>
            <w:szCs w:val="28"/>
            <w:rPrChange w:id="258" w:author="Lenovo PC" w:date="2019-12-04T16:00:00Z">
              <w:rPr>
                <w:rFonts w:ascii="Times New Roman" w:hAnsi="Times New Roman" w:cs="Times New Roman"/>
                <w:sz w:val="32"/>
                <w:szCs w:val="28"/>
                <w:lang w:val="en-US"/>
              </w:rPr>
            </w:rPrChange>
          </w:rPr>
          <w:t>”</w:t>
        </w:r>
        <w:r>
          <w:rPr>
            <w:rFonts w:ascii="Times New Roman" w:hAnsi="Times New Roman" w:cs="Times New Roman"/>
            <w:sz w:val="32"/>
            <w:szCs w:val="28"/>
          </w:rPr>
          <w:t xml:space="preserve"> и иметь следую</w:t>
        </w:r>
      </w:ins>
      <w:ins w:id="259" w:author="Lenovo PC" w:date="2019-12-04T16:01:00Z">
        <w:r>
          <w:rPr>
            <w:rFonts w:ascii="Times New Roman" w:hAnsi="Times New Roman" w:cs="Times New Roman"/>
            <w:sz w:val="32"/>
            <w:szCs w:val="28"/>
          </w:rPr>
          <w:t xml:space="preserve">щие данные: </w:t>
        </w:r>
      </w:ins>
    </w:p>
    <w:p w14:paraId="0AFCBA02" w14:textId="7F1F757E" w:rsidR="00146703" w:rsidRDefault="00146703">
      <w:pPr>
        <w:pStyle w:val="a3"/>
        <w:ind w:left="-993" w:right="-426"/>
        <w:rPr>
          <w:ins w:id="260" w:author="Lenovo PC" w:date="2019-12-04T16:02:00Z"/>
          <w:rFonts w:ascii="Times New Roman" w:hAnsi="Times New Roman" w:cs="Times New Roman"/>
          <w:sz w:val="32"/>
          <w:szCs w:val="28"/>
        </w:rPr>
        <w:pPrChange w:id="261" w:author="Lenovo PC" w:date="2019-12-04T16:03:00Z">
          <w:pPr>
            <w:pStyle w:val="a3"/>
            <w:numPr>
              <w:numId w:val="5"/>
            </w:numPr>
            <w:ind w:left="426" w:hanging="360"/>
          </w:pPr>
        </w:pPrChange>
      </w:pPr>
      <w:ins w:id="262" w:author="Lenovo PC" w:date="2019-12-04T16:02:00Z">
        <w:r w:rsidRPr="00146703">
          <w:rPr>
            <w:rFonts w:ascii="Times New Roman" w:hAnsi="Times New Roman" w:cs="Times New Roman"/>
            <w:sz w:val="32"/>
            <w:szCs w:val="28"/>
            <w:rPrChange w:id="263" w:author="Lenovo PC" w:date="2019-12-04T16:02:00Z">
              <w:rPr>
                <w:rFonts w:ascii="Times New Roman" w:hAnsi="Times New Roman" w:cs="Times New Roman"/>
                <w:sz w:val="32"/>
                <w:szCs w:val="28"/>
                <w:lang w:val="en-US"/>
              </w:rPr>
            </w:rPrChange>
          </w:rPr>
          <w:t>“</w:t>
        </w:r>
      </w:ins>
      <w:ins w:id="264" w:author="Lenovo PC" w:date="2019-12-04T16:01:00Z">
        <w:r>
          <w:rPr>
            <w:rFonts w:ascii="Times New Roman" w:hAnsi="Times New Roman" w:cs="Times New Roman"/>
            <w:sz w:val="32"/>
            <w:szCs w:val="28"/>
          </w:rPr>
          <w:t>Фамилия Имя Отчество Год поступления Группа Телефон Домашний адрес</w:t>
        </w:r>
      </w:ins>
      <w:ins w:id="265" w:author="Lenovo PC" w:date="2019-12-04T16:02:00Z">
        <w:r w:rsidRPr="00146703">
          <w:rPr>
            <w:rFonts w:ascii="Times New Roman" w:hAnsi="Times New Roman" w:cs="Times New Roman"/>
            <w:sz w:val="32"/>
            <w:szCs w:val="28"/>
            <w:rPrChange w:id="266" w:author="Lenovo PC" w:date="2019-12-04T16:02:00Z">
              <w:rPr>
                <w:rFonts w:ascii="Times New Roman" w:hAnsi="Times New Roman" w:cs="Times New Roman"/>
                <w:sz w:val="32"/>
                <w:szCs w:val="28"/>
                <w:lang w:val="en-US"/>
              </w:rPr>
            </w:rPrChange>
          </w:rPr>
          <w:t>”</w:t>
        </w:r>
      </w:ins>
    </w:p>
    <w:p w14:paraId="6F4B1FC2" w14:textId="77777777" w:rsidR="00146703" w:rsidRDefault="00146703" w:rsidP="00146703">
      <w:pPr>
        <w:pStyle w:val="a3"/>
        <w:numPr>
          <w:ilvl w:val="0"/>
          <w:numId w:val="5"/>
        </w:numPr>
        <w:ind w:left="426"/>
        <w:rPr>
          <w:ins w:id="267" w:author="Lenovo PC" w:date="2019-12-04T16:02:00Z"/>
          <w:rFonts w:ascii="Times New Roman" w:hAnsi="Times New Roman" w:cs="Times New Roman"/>
          <w:sz w:val="32"/>
          <w:szCs w:val="28"/>
        </w:rPr>
      </w:pPr>
      <w:ins w:id="268" w:author="Lenovo PC" w:date="2019-12-04T16:02:00Z">
        <w:r>
          <w:rPr>
            <w:rFonts w:ascii="Times New Roman" w:hAnsi="Times New Roman" w:cs="Times New Roman"/>
            <w:sz w:val="32"/>
            <w:szCs w:val="28"/>
          </w:rPr>
          <w:t xml:space="preserve">Файл с информацией о преподавателях должен иметь формат </w:t>
        </w:r>
        <w:r w:rsidRPr="00D61DBF">
          <w:rPr>
            <w:rFonts w:ascii="Times New Roman" w:hAnsi="Times New Roman" w:cs="Times New Roman"/>
            <w:sz w:val="32"/>
            <w:szCs w:val="28"/>
          </w:rPr>
          <w:t>“</w:t>
        </w:r>
        <w:r>
          <w:rPr>
            <w:rFonts w:ascii="Times New Roman" w:hAnsi="Times New Roman" w:cs="Times New Roman"/>
            <w:sz w:val="32"/>
            <w:szCs w:val="28"/>
          </w:rPr>
          <w:t>.</w:t>
        </w:r>
        <w:r>
          <w:rPr>
            <w:rFonts w:ascii="Times New Roman" w:hAnsi="Times New Roman" w:cs="Times New Roman"/>
            <w:sz w:val="32"/>
            <w:szCs w:val="28"/>
            <w:lang w:val="en-US"/>
          </w:rPr>
          <w:t>txt</w:t>
        </w:r>
        <w:r w:rsidRPr="00D61DBF">
          <w:rPr>
            <w:rFonts w:ascii="Times New Roman" w:hAnsi="Times New Roman" w:cs="Times New Roman"/>
            <w:sz w:val="32"/>
            <w:szCs w:val="28"/>
          </w:rPr>
          <w:t>”</w:t>
        </w:r>
        <w:r>
          <w:rPr>
            <w:rFonts w:ascii="Times New Roman" w:hAnsi="Times New Roman" w:cs="Times New Roman"/>
            <w:sz w:val="32"/>
            <w:szCs w:val="28"/>
          </w:rPr>
          <w:t xml:space="preserve"> и иметь следующие данные: </w:t>
        </w:r>
      </w:ins>
    </w:p>
    <w:p w14:paraId="7AC6F65F" w14:textId="5B328428" w:rsidR="00146703" w:rsidRDefault="00146703">
      <w:pPr>
        <w:pStyle w:val="a3"/>
        <w:ind w:left="-993"/>
        <w:rPr>
          <w:ins w:id="269" w:author="Lenovo PC" w:date="2019-12-04T16:02:00Z"/>
          <w:rFonts w:ascii="Times New Roman" w:hAnsi="Times New Roman" w:cs="Times New Roman"/>
          <w:sz w:val="32"/>
          <w:szCs w:val="28"/>
        </w:rPr>
        <w:pPrChange w:id="270" w:author="Lenovo PC" w:date="2019-12-04T16:03:00Z">
          <w:pPr>
            <w:pStyle w:val="a3"/>
            <w:numPr>
              <w:numId w:val="5"/>
            </w:numPr>
            <w:ind w:left="426" w:hanging="360"/>
          </w:pPr>
        </w:pPrChange>
      </w:pPr>
      <w:ins w:id="271" w:author="Lenovo PC" w:date="2019-12-04T16:02:00Z">
        <w:r w:rsidRPr="00D61DBF">
          <w:rPr>
            <w:rFonts w:ascii="Times New Roman" w:hAnsi="Times New Roman" w:cs="Times New Roman"/>
            <w:sz w:val="32"/>
            <w:szCs w:val="28"/>
          </w:rPr>
          <w:t>“</w:t>
        </w:r>
        <w:r>
          <w:rPr>
            <w:rFonts w:ascii="Times New Roman" w:hAnsi="Times New Roman" w:cs="Times New Roman"/>
            <w:sz w:val="32"/>
            <w:szCs w:val="28"/>
          </w:rPr>
          <w:t>Фамилия Имя Отчество Телефон</w:t>
        </w:r>
        <w:r w:rsidRPr="00D61DBF">
          <w:rPr>
            <w:rFonts w:ascii="Times New Roman" w:hAnsi="Times New Roman" w:cs="Times New Roman"/>
            <w:sz w:val="32"/>
            <w:szCs w:val="28"/>
          </w:rPr>
          <w:t>”</w:t>
        </w:r>
      </w:ins>
    </w:p>
    <w:p w14:paraId="4F64DAA4" w14:textId="77777777" w:rsidR="00146703" w:rsidRDefault="00146703" w:rsidP="00146703">
      <w:pPr>
        <w:pStyle w:val="a3"/>
        <w:numPr>
          <w:ilvl w:val="0"/>
          <w:numId w:val="5"/>
        </w:numPr>
        <w:ind w:left="426"/>
        <w:rPr>
          <w:ins w:id="272" w:author="Lenovo PC" w:date="2019-12-04T16:04:00Z"/>
          <w:rFonts w:ascii="Times New Roman" w:hAnsi="Times New Roman" w:cs="Times New Roman"/>
          <w:sz w:val="32"/>
          <w:szCs w:val="28"/>
        </w:rPr>
      </w:pPr>
      <w:ins w:id="273" w:author="Lenovo PC" w:date="2019-12-04T16:02:00Z">
        <w:r>
          <w:rPr>
            <w:rFonts w:ascii="Times New Roman" w:hAnsi="Times New Roman" w:cs="Times New Roman"/>
            <w:sz w:val="32"/>
            <w:szCs w:val="28"/>
          </w:rPr>
          <w:t xml:space="preserve">Файл с информацией о </w:t>
        </w:r>
      </w:ins>
      <w:ins w:id="274" w:author="Lenovo PC" w:date="2019-12-04T16:04:00Z">
        <w:r>
          <w:rPr>
            <w:rFonts w:ascii="Times New Roman" w:hAnsi="Times New Roman" w:cs="Times New Roman"/>
            <w:sz w:val="32"/>
            <w:szCs w:val="28"/>
          </w:rPr>
          <w:t>расписании</w:t>
        </w:r>
      </w:ins>
      <w:ins w:id="275" w:author="Lenovo PC" w:date="2019-12-04T16:02:00Z">
        <w:r>
          <w:rPr>
            <w:rFonts w:ascii="Times New Roman" w:hAnsi="Times New Roman" w:cs="Times New Roman"/>
            <w:sz w:val="32"/>
            <w:szCs w:val="28"/>
          </w:rPr>
          <w:t xml:space="preserve"> должен иметь формат </w:t>
        </w:r>
        <w:r w:rsidRPr="00D61DBF">
          <w:rPr>
            <w:rFonts w:ascii="Times New Roman" w:hAnsi="Times New Roman" w:cs="Times New Roman"/>
            <w:sz w:val="32"/>
            <w:szCs w:val="28"/>
          </w:rPr>
          <w:t>“</w:t>
        </w:r>
        <w:r>
          <w:rPr>
            <w:rFonts w:ascii="Times New Roman" w:hAnsi="Times New Roman" w:cs="Times New Roman"/>
            <w:sz w:val="32"/>
            <w:szCs w:val="28"/>
          </w:rPr>
          <w:t>.</w:t>
        </w:r>
        <w:r>
          <w:rPr>
            <w:rFonts w:ascii="Times New Roman" w:hAnsi="Times New Roman" w:cs="Times New Roman"/>
            <w:sz w:val="32"/>
            <w:szCs w:val="28"/>
            <w:lang w:val="en-US"/>
          </w:rPr>
          <w:t>txt</w:t>
        </w:r>
        <w:r w:rsidRPr="00D61DBF">
          <w:rPr>
            <w:rFonts w:ascii="Times New Roman" w:hAnsi="Times New Roman" w:cs="Times New Roman"/>
            <w:sz w:val="32"/>
            <w:szCs w:val="28"/>
          </w:rPr>
          <w:t>”</w:t>
        </w:r>
        <w:r>
          <w:rPr>
            <w:rFonts w:ascii="Times New Roman" w:hAnsi="Times New Roman" w:cs="Times New Roman"/>
            <w:sz w:val="32"/>
            <w:szCs w:val="28"/>
          </w:rPr>
          <w:t xml:space="preserve"> и иметь следующие данные: </w:t>
        </w:r>
      </w:ins>
    </w:p>
    <w:p w14:paraId="1DA6971A" w14:textId="77777777" w:rsidR="00146703" w:rsidRDefault="00146703" w:rsidP="00146703">
      <w:pPr>
        <w:pStyle w:val="a3"/>
        <w:ind w:left="-993"/>
        <w:rPr>
          <w:ins w:id="276" w:author="Lenovo PC" w:date="2019-12-04T16:04:00Z"/>
          <w:rFonts w:ascii="Times New Roman" w:hAnsi="Times New Roman" w:cs="Times New Roman"/>
          <w:sz w:val="32"/>
          <w:szCs w:val="28"/>
        </w:rPr>
      </w:pPr>
      <w:ins w:id="277" w:author="Lenovo PC" w:date="2019-12-04T16:02:00Z">
        <w:r w:rsidRPr="00D61DBF">
          <w:rPr>
            <w:rFonts w:ascii="Times New Roman" w:hAnsi="Times New Roman" w:cs="Times New Roman"/>
            <w:sz w:val="32"/>
            <w:szCs w:val="28"/>
          </w:rPr>
          <w:t>“</w:t>
        </w:r>
      </w:ins>
      <w:ins w:id="278" w:author="Lenovo PC" w:date="2019-12-04T16:04:00Z">
        <w:r>
          <w:rPr>
            <w:rFonts w:ascii="Times New Roman" w:hAnsi="Times New Roman" w:cs="Times New Roman"/>
            <w:sz w:val="32"/>
            <w:szCs w:val="28"/>
          </w:rPr>
          <w:t xml:space="preserve">Номер учебной недели </w:t>
        </w:r>
      </w:ins>
    </w:p>
    <w:p w14:paraId="2AC4DEEC" w14:textId="77777777" w:rsidR="00146703" w:rsidRDefault="00146703" w:rsidP="00146703">
      <w:pPr>
        <w:pStyle w:val="a3"/>
        <w:ind w:left="-993"/>
        <w:rPr>
          <w:ins w:id="279" w:author="Lenovo PC" w:date="2019-12-04T16:04:00Z"/>
          <w:rFonts w:ascii="Times New Roman" w:hAnsi="Times New Roman" w:cs="Times New Roman"/>
          <w:sz w:val="32"/>
          <w:szCs w:val="28"/>
        </w:rPr>
      </w:pPr>
      <w:ins w:id="280" w:author="Lenovo PC" w:date="2019-12-04T16:04:00Z">
        <w:r>
          <w:rPr>
            <w:rFonts w:ascii="Times New Roman" w:hAnsi="Times New Roman" w:cs="Times New Roman"/>
            <w:sz w:val="32"/>
            <w:szCs w:val="28"/>
          </w:rPr>
          <w:t xml:space="preserve">  Дата</w:t>
        </w:r>
      </w:ins>
    </w:p>
    <w:p w14:paraId="46C07676" w14:textId="77777777" w:rsidR="00146703" w:rsidRDefault="00146703" w:rsidP="00146703">
      <w:pPr>
        <w:pStyle w:val="a3"/>
        <w:ind w:left="-993"/>
        <w:rPr>
          <w:ins w:id="281" w:author="Lenovo PC" w:date="2019-12-04T16:05:00Z"/>
          <w:rFonts w:ascii="Times New Roman" w:hAnsi="Times New Roman" w:cs="Times New Roman"/>
          <w:sz w:val="32"/>
          <w:szCs w:val="28"/>
        </w:rPr>
      </w:pPr>
      <w:ins w:id="282" w:author="Lenovo PC" w:date="2019-12-04T16:04:00Z">
        <w:r>
          <w:rPr>
            <w:rFonts w:ascii="Times New Roman" w:hAnsi="Times New Roman" w:cs="Times New Roman"/>
            <w:sz w:val="32"/>
            <w:szCs w:val="28"/>
          </w:rPr>
          <w:t xml:space="preserve">  </w:t>
        </w:r>
      </w:ins>
      <w:ins w:id="283" w:author="Lenovo PC" w:date="2019-12-04T16:05:00Z">
        <w:r>
          <w:rPr>
            <w:rFonts w:ascii="Times New Roman" w:hAnsi="Times New Roman" w:cs="Times New Roman"/>
            <w:sz w:val="32"/>
            <w:szCs w:val="28"/>
          </w:rPr>
          <w:t>Предмет Время проведения Номер аудитории ФИО преподавателя</w:t>
        </w:r>
      </w:ins>
      <w:ins w:id="284" w:author="Lenovo PC" w:date="2019-12-04T16:02:00Z">
        <w:r w:rsidRPr="00D61DBF">
          <w:rPr>
            <w:rFonts w:ascii="Times New Roman" w:hAnsi="Times New Roman" w:cs="Times New Roman"/>
            <w:sz w:val="32"/>
            <w:szCs w:val="28"/>
          </w:rPr>
          <w:t>”</w:t>
        </w:r>
      </w:ins>
    </w:p>
    <w:p w14:paraId="5B4E2869" w14:textId="77777777" w:rsidR="007615BF" w:rsidRDefault="00146703" w:rsidP="00146703">
      <w:pPr>
        <w:pStyle w:val="a3"/>
        <w:numPr>
          <w:ilvl w:val="0"/>
          <w:numId w:val="5"/>
        </w:numPr>
        <w:ind w:left="426"/>
        <w:rPr>
          <w:ins w:id="285" w:author="Lenovo PC" w:date="2019-12-04T16:06:00Z"/>
          <w:rFonts w:ascii="Times New Roman" w:hAnsi="Times New Roman" w:cs="Times New Roman"/>
          <w:sz w:val="32"/>
          <w:szCs w:val="28"/>
        </w:rPr>
      </w:pPr>
      <w:ins w:id="286" w:author="Lenovo PC" w:date="2019-12-04T16:05:00Z">
        <w:r>
          <w:rPr>
            <w:rFonts w:ascii="Times New Roman" w:hAnsi="Times New Roman" w:cs="Times New Roman"/>
            <w:sz w:val="32"/>
            <w:szCs w:val="28"/>
          </w:rPr>
          <w:t xml:space="preserve">Файл с информацией о </w:t>
        </w:r>
      </w:ins>
      <w:ins w:id="287" w:author="Lenovo PC" w:date="2019-12-04T16:06:00Z">
        <w:r w:rsidR="007615BF">
          <w:rPr>
            <w:rFonts w:ascii="Times New Roman" w:hAnsi="Times New Roman" w:cs="Times New Roman"/>
            <w:sz w:val="32"/>
            <w:szCs w:val="28"/>
          </w:rPr>
          <w:t xml:space="preserve">пропусках </w:t>
        </w:r>
      </w:ins>
      <w:ins w:id="288" w:author="Lenovo PC" w:date="2019-12-04T16:05:00Z">
        <w:r>
          <w:rPr>
            <w:rFonts w:ascii="Times New Roman" w:hAnsi="Times New Roman" w:cs="Times New Roman"/>
            <w:sz w:val="32"/>
            <w:szCs w:val="28"/>
          </w:rPr>
          <w:t>студент</w:t>
        </w:r>
      </w:ins>
      <w:ins w:id="289" w:author="Lenovo PC" w:date="2019-12-04T16:06:00Z">
        <w:r w:rsidR="007615BF">
          <w:rPr>
            <w:rFonts w:ascii="Times New Roman" w:hAnsi="Times New Roman" w:cs="Times New Roman"/>
            <w:sz w:val="32"/>
            <w:szCs w:val="28"/>
          </w:rPr>
          <w:t>ов</w:t>
        </w:r>
      </w:ins>
      <w:ins w:id="290" w:author="Lenovo PC" w:date="2019-12-04T16:05:00Z">
        <w:r>
          <w:rPr>
            <w:rFonts w:ascii="Times New Roman" w:hAnsi="Times New Roman" w:cs="Times New Roman"/>
            <w:sz w:val="32"/>
            <w:szCs w:val="28"/>
          </w:rPr>
          <w:t xml:space="preserve"> должен иметь формат </w:t>
        </w:r>
        <w:r w:rsidRPr="00D61DBF">
          <w:rPr>
            <w:rFonts w:ascii="Times New Roman" w:hAnsi="Times New Roman" w:cs="Times New Roman"/>
            <w:sz w:val="32"/>
            <w:szCs w:val="28"/>
          </w:rPr>
          <w:t>“</w:t>
        </w:r>
        <w:r>
          <w:rPr>
            <w:rFonts w:ascii="Times New Roman" w:hAnsi="Times New Roman" w:cs="Times New Roman"/>
            <w:sz w:val="32"/>
            <w:szCs w:val="28"/>
          </w:rPr>
          <w:t>.</w:t>
        </w:r>
        <w:r>
          <w:rPr>
            <w:rFonts w:ascii="Times New Roman" w:hAnsi="Times New Roman" w:cs="Times New Roman"/>
            <w:sz w:val="32"/>
            <w:szCs w:val="28"/>
            <w:lang w:val="en-US"/>
          </w:rPr>
          <w:t>txt</w:t>
        </w:r>
        <w:r w:rsidRPr="00D61DBF">
          <w:rPr>
            <w:rFonts w:ascii="Times New Roman" w:hAnsi="Times New Roman" w:cs="Times New Roman"/>
            <w:sz w:val="32"/>
            <w:szCs w:val="28"/>
          </w:rPr>
          <w:t>”</w:t>
        </w:r>
        <w:r>
          <w:rPr>
            <w:rFonts w:ascii="Times New Roman" w:hAnsi="Times New Roman" w:cs="Times New Roman"/>
            <w:sz w:val="32"/>
            <w:szCs w:val="28"/>
          </w:rPr>
          <w:t xml:space="preserve"> и </w:t>
        </w:r>
      </w:ins>
      <w:ins w:id="291" w:author="Lenovo PC" w:date="2019-12-04T16:06:00Z">
        <w:r w:rsidR="007615BF">
          <w:rPr>
            <w:rFonts w:ascii="Times New Roman" w:hAnsi="Times New Roman" w:cs="Times New Roman"/>
            <w:sz w:val="32"/>
            <w:szCs w:val="28"/>
          </w:rPr>
          <w:t>быть организован следующим образом</w:t>
        </w:r>
      </w:ins>
      <w:ins w:id="292" w:author="Lenovo PC" w:date="2019-12-04T16:05:00Z">
        <w:r>
          <w:rPr>
            <w:rFonts w:ascii="Times New Roman" w:hAnsi="Times New Roman" w:cs="Times New Roman"/>
            <w:sz w:val="32"/>
            <w:szCs w:val="28"/>
          </w:rPr>
          <w:t>:</w:t>
        </w:r>
      </w:ins>
    </w:p>
    <w:p w14:paraId="4C3BB657" w14:textId="77777777" w:rsidR="007615BF" w:rsidRDefault="00146703" w:rsidP="007615BF">
      <w:pPr>
        <w:pStyle w:val="a3"/>
        <w:ind w:left="-993"/>
        <w:rPr>
          <w:ins w:id="293" w:author="Lenovo PC" w:date="2019-12-04T16:07:00Z"/>
          <w:rFonts w:ascii="Times New Roman" w:hAnsi="Times New Roman" w:cs="Times New Roman"/>
          <w:sz w:val="32"/>
          <w:szCs w:val="28"/>
        </w:rPr>
      </w:pPr>
      <w:ins w:id="294" w:author="Lenovo PC" w:date="2019-12-04T16:05:00Z">
        <w:r w:rsidRPr="00D61DBF">
          <w:rPr>
            <w:rFonts w:ascii="Times New Roman" w:hAnsi="Times New Roman" w:cs="Times New Roman"/>
            <w:sz w:val="32"/>
            <w:szCs w:val="28"/>
          </w:rPr>
          <w:t>“</w:t>
        </w:r>
      </w:ins>
      <w:ins w:id="295" w:author="Lenovo PC" w:date="2019-12-04T16:07:00Z">
        <w:r w:rsidR="007615BF">
          <w:rPr>
            <w:rFonts w:ascii="Times New Roman" w:hAnsi="Times New Roman" w:cs="Times New Roman"/>
            <w:sz w:val="32"/>
            <w:szCs w:val="28"/>
          </w:rPr>
          <w:t>ФИО студента</w:t>
        </w:r>
      </w:ins>
    </w:p>
    <w:p w14:paraId="23A20434" w14:textId="42349EA8" w:rsidR="00021FBC" w:rsidRPr="00146703" w:rsidRDefault="007615BF">
      <w:pPr>
        <w:pStyle w:val="a3"/>
        <w:ind w:left="-993"/>
        <w:rPr>
          <w:ins w:id="296" w:author="Lenovo PC" w:date="2019-12-04T15:54:00Z"/>
          <w:rFonts w:ascii="Times New Roman" w:hAnsi="Times New Roman" w:cs="Times New Roman"/>
          <w:sz w:val="32"/>
          <w:szCs w:val="28"/>
          <w:rPrChange w:id="297" w:author="Lenovo PC" w:date="2019-12-04T15:56:00Z">
            <w:rPr>
              <w:ins w:id="298" w:author="Lenovo PC" w:date="2019-12-04T15:54:00Z"/>
              <w:rFonts w:ascii="Times New Roman" w:hAnsi="Times New Roman" w:cs="Times New Roman"/>
              <w:b/>
              <w:bCs/>
              <w:sz w:val="32"/>
              <w:szCs w:val="28"/>
            </w:rPr>
          </w:rPrChange>
        </w:rPr>
        <w:pPrChange w:id="299" w:author="Lenovo PC" w:date="2019-12-04T16:06:00Z">
          <w:pPr/>
        </w:pPrChange>
      </w:pPr>
      <w:ins w:id="300" w:author="Lenovo PC" w:date="2019-12-04T16:07:00Z">
        <w:r>
          <w:rPr>
            <w:rFonts w:ascii="Times New Roman" w:hAnsi="Times New Roman" w:cs="Times New Roman"/>
            <w:sz w:val="32"/>
            <w:szCs w:val="28"/>
          </w:rPr>
          <w:t xml:space="preserve">  </w:t>
        </w:r>
        <w:proofErr w:type="gramStart"/>
        <w:r>
          <w:rPr>
            <w:rFonts w:ascii="Times New Roman" w:hAnsi="Times New Roman" w:cs="Times New Roman"/>
            <w:sz w:val="32"/>
            <w:szCs w:val="28"/>
          </w:rPr>
          <w:t>Дата(</w:t>
        </w:r>
        <w:proofErr w:type="gramEnd"/>
        <w:r>
          <w:rPr>
            <w:rFonts w:ascii="Times New Roman" w:hAnsi="Times New Roman" w:cs="Times New Roman"/>
            <w:sz w:val="32"/>
            <w:szCs w:val="28"/>
          </w:rPr>
          <w:t>когда отсутствовал)</w:t>
        </w:r>
        <w:r w:rsidRPr="00D61DBF">
          <w:rPr>
            <w:rFonts w:ascii="Times New Roman" w:hAnsi="Times New Roman" w:cs="Times New Roman"/>
            <w:sz w:val="32"/>
            <w:szCs w:val="28"/>
          </w:rPr>
          <w:t xml:space="preserve"> </w:t>
        </w:r>
        <w:r>
          <w:rPr>
            <w:rFonts w:ascii="Times New Roman" w:hAnsi="Times New Roman" w:cs="Times New Roman"/>
            <w:sz w:val="32"/>
            <w:szCs w:val="28"/>
          </w:rPr>
          <w:t>Предмет(на котором отсутствовал)</w:t>
        </w:r>
      </w:ins>
      <w:ins w:id="301" w:author="Lenovo PC" w:date="2019-12-04T16:05:00Z">
        <w:r w:rsidR="00146703" w:rsidRPr="00D61DBF">
          <w:rPr>
            <w:rFonts w:ascii="Times New Roman" w:hAnsi="Times New Roman" w:cs="Times New Roman"/>
            <w:sz w:val="32"/>
            <w:szCs w:val="28"/>
          </w:rPr>
          <w:t>”</w:t>
        </w:r>
      </w:ins>
      <w:ins w:id="302" w:author="Lenovo PC" w:date="2019-12-04T15:54:00Z">
        <w:r w:rsidR="00021FBC" w:rsidRPr="00146703">
          <w:rPr>
            <w:rFonts w:ascii="Times New Roman" w:hAnsi="Times New Roman" w:cs="Times New Roman"/>
            <w:sz w:val="32"/>
            <w:szCs w:val="28"/>
            <w:rPrChange w:id="303" w:author="Lenovo PC" w:date="2019-12-04T15:56:00Z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rPrChange>
          </w:rPr>
          <w:br w:type="page"/>
        </w:r>
      </w:ins>
    </w:p>
    <w:p w14:paraId="4506F61F" w14:textId="7E522A71" w:rsidR="007615BF" w:rsidRPr="007615BF" w:rsidRDefault="007615BF">
      <w:pPr>
        <w:pStyle w:val="a3"/>
        <w:ind w:left="360"/>
        <w:rPr>
          <w:ins w:id="304" w:author="Lenovo PC" w:date="2019-12-04T16:08:00Z"/>
          <w:rFonts w:ascii="Times New Roman" w:hAnsi="Times New Roman" w:cs="Times New Roman"/>
          <w:b/>
          <w:bCs/>
          <w:sz w:val="32"/>
          <w:szCs w:val="28"/>
          <w:rPrChange w:id="305" w:author="Lenovo PC" w:date="2019-12-04T16:08:00Z">
            <w:rPr>
              <w:ins w:id="306" w:author="Lenovo PC" w:date="2019-12-04T16:08:00Z"/>
              <w:rFonts w:ascii="Times New Roman" w:hAnsi="Times New Roman" w:cs="Times New Roman"/>
              <w:sz w:val="28"/>
              <w:szCs w:val="24"/>
            </w:rPr>
          </w:rPrChange>
        </w:rPr>
        <w:pPrChange w:id="307" w:author="Lenovo PC" w:date="2019-12-04T16:11:00Z">
          <w:pPr>
            <w:pStyle w:val="a3"/>
            <w:numPr>
              <w:numId w:val="6"/>
            </w:numPr>
            <w:ind w:left="360" w:hanging="360"/>
          </w:pPr>
        </w:pPrChange>
      </w:pPr>
      <w:ins w:id="308" w:author="Lenovo PC" w:date="2019-12-04T16:11:00Z">
        <w:r>
          <w:rPr>
            <w:rFonts w:ascii="Times New Roman" w:hAnsi="Times New Roman" w:cs="Times New Roman"/>
            <w:b/>
            <w:bCs/>
            <w:sz w:val="32"/>
            <w:szCs w:val="28"/>
          </w:rPr>
          <w:lastRenderedPageBreak/>
          <w:t xml:space="preserve">2. </w:t>
        </w:r>
      </w:ins>
      <w:ins w:id="309" w:author="Lenovo PC" w:date="2019-12-04T16:08:00Z">
        <w:r w:rsidRPr="007615BF">
          <w:rPr>
            <w:rFonts w:ascii="Times New Roman" w:hAnsi="Times New Roman" w:cs="Times New Roman"/>
            <w:b/>
            <w:bCs/>
            <w:sz w:val="32"/>
            <w:szCs w:val="28"/>
            <w:rPrChange w:id="310" w:author="Lenovo PC" w:date="2019-12-04T16:08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Разработка технического задания</w:t>
        </w:r>
      </w:ins>
    </w:p>
    <w:p w14:paraId="1D602CF0" w14:textId="3D67752C" w:rsidR="00B72E58" w:rsidDel="007615BF" w:rsidRDefault="00B72E58" w:rsidP="00B72E58">
      <w:pPr>
        <w:jc w:val="center"/>
        <w:rPr>
          <w:del w:id="311" w:author="Lenovo PC" w:date="2019-12-04T16:08:00Z"/>
          <w:rFonts w:ascii="Times New Roman" w:hAnsi="Times New Roman" w:cs="Times New Roman"/>
          <w:b/>
          <w:bCs/>
          <w:sz w:val="32"/>
          <w:szCs w:val="28"/>
        </w:rPr>
      </w:pPr>
      <w:del w:id="312" w:author="Lenovo PC" w:date="2019-12-04T16:08:00Z">
        <w:r w:rsidRPr="00B72E58" w:rsidDel="007615BF">
          <w:rPr>
            <w:rFonts w:ascii="Times New Roman" w:hAnsi="Times New Roman" w:cs="Times New Roman"/>
            <w:b/>
            <w:bCs/>
            <w:sz w:val="32"/>
            <w:szCs w:val="28"/>
          </w:rPr>
          <w:delText>Техническое задание</w:delText>
        </w:r>
      </w:del>
    </w:p>
    <w:p w14:paraId="0DA8C4DD" w14:textId="4AAD5CAE" w:rsidR="00B72E58" w:rsidRDefault="00B7215D" w:rsidP="00B72E5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Разработать информационную систему поддержки деятельности деканата с помощью средств языка </w:t>
      </w:r>
      <w:r w:rsidRPr="00B7215D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C</w:t>
      </w:r>
      <w:r w:rsidRPr="00B7215D">
        <w:rPr>
          <w:rFonts w:ascii="Times New Roman" w:hAnsi="Times New Roman" w:cs="Times New Roman"/>
          <w:sz w:val="28"/>
          <w:szCs w:val="24"/>
        </w:rPr>
        <w:t>”</w:t>
      </w:r>
      <w:r>
        <w:rPr>
          <w:rFonts w:ascii="Times New Roman" w:hAnsi="Times New Roman" w:cs="Times New Roman"/>
          <w:sz w:val="28"/>
          <w:szCs w:val="24"/>
        </w:rPr>
        <w:t xml:space="preserve"> реализующий следующие </w:t>
      </w:r>
      <w:r w:rsidRPr="004A7D02">
        <w:rPr>
          <w:rFonts w:ascii="Times New Roman" w:hAnsi="Times New Roman" w:cs="Times New Roman"/>
          <w:sz w:val="28"/>
          <w:szCs w:val="24"/>
        </w:rPr>
        <w:t>функционал</w:t>
      </w:r>
      <w:r w:rsidR="004A7D02" w:rsidRPr="004A7D02">
        <w:rPr>
          <w:rFonts w:ascii="Times New Roman" w:hAnsi="Times New Roman" w:cs="Times New Roman"/>
          <w:sz w:val="28"/>
          <w:szCs w:val="24"/>
        </w:rPr>
        <w:t>ьные</w:t>
      </w:r>
      <w:r w:rsidR="004A7D02">
        <w:rPr>
          <w:rFonts w:ascii="Times New Roman" w:hAnsi="Times New Roman" w:cs="Times New Roman"/>
          <w:sz w:val="28"/>
          <w:szCs w:val="24"/>
        </w:rPr>
        <w:t xml:space="preserve"> и нефункциональные требования: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54"/>
        <w:gridCol w:w="4991"/>
      </w:tblGrid>
      <w:tr w:rsidR="00583CB6" w14:paraId="63ED8EA2" w14:textId="77777777" w:rsidTr="005E47C6">
        <w:tc>
          <w:tcPr>
            <w:tcW w:w="0" w:type="auto"/>
          </w:tcPr>
          <w:p w14:paraId="1E950550" w14:textId="77777777" w:rsidR="005E47C6" w:rsidRP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Функциональные</w:t>
            </w:r>
          </w:p>
        </w:tc>
        <w:tc>
          <w:tcPr>
            <w:tcW w:w="0" w:type="auto"/>
          </w:tcPr>
          <w:p w14:paraId="55F99C49" w14:textId="77777777" w:rsid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Нефункциональные</w:t>
            </w:r>
          </w:p>
        </w:tc>
      </w:tr>
      <w:tr w:rsidR="008634B0" w14:paraId="58B1ED18" w14:textId="77777777" w:rsidTr="005E47C6">
        <w:tc>
          <w:tcPr>
            <w:tcW w:w="0" w:type="auto"/>
          </w:tcPr>
          <w:p w14:paraId="2B85CF32" w14:textId="77777777" w:rsid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Реализовать несколько профилей с различным функционалом (пользователь «представитель деканата», пользователь «преподаватель», пользователь «студент»)</w:t>
            </w:r>
          </w:p>
        </w:tc>
        <w:tc>
          <w:tcPr>
            <w:tcW w:w="0" w:type="auto"/>
          </w:tcPr>
          <w:p w14:paraId="476A6BAF" w14:textId="77777777" w:rsid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Сравнить введенные в консоль логин и пароль с </w:t>
            </w:r>
            <w:r w:rsidR="00583CB6">
              <w:rPr>
                <w:rFonts w:ascii="Times New Roman" w:hAnsi="Times New Roman" w:cs="Times New Roman"/>
                <w:sz w:val="28"/>
                <w:szCs w:val="24"/>
              </w:rPr>
              <w:t>данными для авторизации из файла и осуществить вход под нужным пользователем</w:t>
            </w:r>
          </w:p>
        </w:tc>
      </w:tr>
      <w:tr w:rsidR="00583CB6" w14:paraId="723D8945" w14:textId="77777777" w:rsidTr="005E47C6">
        <w:tc>
          <w:tcPr>
            <w:tcW w:w="0" w:type="auto"/>
          </w:tcPr>
          <w:p w14:paraId="3CE1875D" w14:textId="77777777" w:rsid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Вывод общего списка студентов</w:t>
            </w:r>
          </w:p>
        </w:tc>
        <w:tc>
          <w:tcPr>
            <w:tcW w:w="0" w:type="auto"/>
          </w:tcPr>
          <w:p w14:paraId="3312C5DD" w14:textId="77777777" w:rsid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Считывание из файла данных о студенте, инициализация массива структур студентов и вывод на экран консоли этой информации</w:t>
            </w:r>
          </w:p>
        </w:tc>
      </w:tr>
      <w:tr w:rsidR="00583CB6" w14:paraId="307A89A2" w14:textId="77777777" w:rsidTr="005E47C6">
        <w:tc>
          <w:tcPr>
            <w:tcW w:w="0" w:type="auto"/>
          </w:tcPr>
          <w:p w14:paraId="3DC8220A" w14:textId="77777777" w:rsid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Добавление студента в </w:t>
            </w:r>
            <w:r w:rsidR="00583CB6">
              <w:rPr>
                <w:rFonts w:ascii="Times New Roman" w:hAnsi="Times New Roman" w:cs="Times New Roman"/>
                <w:sz w:val="28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писок</w:t>
            </w:r>
          </w:p>
        </w:tc>
        <w:tc>
          <w:tcPr>
            <w:tcW w:w="0" w:type="auto"/>
          </w:tcPr>
          <w:p w14:paraId="41CEAAC8" w14:textId="77777777" w:rsid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Увеличение размера </w:t>
            </w:r>
            <w:r w:rsidR="00583CB6">
              <w:rPr>
                <w:rFonts w:ascii="Times New Roman" w:hAnsi="Times New Roman" w:cs="Times New Roman"/>
                <w:sz w:val="28"/>
                <w:szCs w:val="24"/>
              </w:rPr>
              <w:t xml:space="preserve">массива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структур, считывание введенных в консоль данных о студенте, добавление нового студента</w:t>
            </w:r>
          </w:p>
        </w:tc>
      </w:tr>
      <w:tr w:rsidR="00583CB6" w14:paraId="0708ECAF" w14:textId="77777777" w:rsidTr="005E47C6">
        <w:tc>
          <w:tcPr>
            <w:tcW w:w="0" w:type="auto"/>
          </w:tcPr>
          <w:p w14:paraId="67FED08F" w14:textId="77777777" w:rsid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Удаление из списка студента по ФИО</w:t>
            </w:r>
          </w:p>
        </w:tc>
        <w:tc>
          <w:tcPr>
            <w:tcW w:w="0" w:type="auto"/>
          </w:tcPr>
          <w:p w14:paraId="3593ED72" w14:textId="77777777" w:rsidR="005E47C6" w:rsidRDefault="005E47C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Поиск по массиву структур студента с введенными ФИО и удаление из массива структур</w:t>
            </w:r>
          </w:p>
        </w:tc>
      </w:tr>
      <w:tr w:rsidR="00583CB6" w14:paraId="23ACE254" w14:textId="77777777" w:rsidTr="005E47C6">
        <w:tc>
          <w:tcPr>
            <w:tcW w:w="0" w:type="auto"/>
          </w:tcPr>
          <w:p w14:paraId="7C6CA6E0" w14:textId="77777777" w:rsidR="005E47C6" w:rsidRDefault="00583CB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Вывод общего списка преподавателей</w:t>
            </w:r>
          </w:p>
        </w:tc>
        <w:tc>
          <w:tcPr>
            <w:tcW w:w="0" w:type="auto"/>
          </w:tcPr>
          <w:p w14:paraId="6F4ACD24" w14:textId="77777777" w:rsidR="005E47C6" w:rsidRDefault="00583CB6" w:rsidP="00B72E58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Считывание из файла данных о преподавателей, инициализация массива структур преподавателей и вывод на экран консоли этой информации</w:t>
            </w:r>
          </w:p>
        </w:tc>
      </w:tr>
      <w:tr w:rsidR="00583CB6" w14:paraId="4BED27D9" w14:textId="77777777" w:rsidTr="005E47C6">
        <w:tc>
          <w:tcPr>
            <w:tcW w:w="0" w:type="auto"/>
          </w:tcPr>
          <w:p w14:paraId="3A737AEC" w14:textId="77777777" w:rsidR="00583CB6" w:rsidRDefault="00583CB6" w:rsidP="00583CB6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Добавление преподавателей в список</w:t>
            </w:r>
          </w:p>
        </w:tc>
        <w:tc>
          <w:tcPr>
            <w:tcW w:w="0" w:type="auto"/>
          </w:tcPr>
          <w:p w14:paraId="7B3F715E" w14:textId="77777777" w:rsidR="00583CB6" w:rsidRDefault="00583CB6" w:rsidP="00583CB6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Увеличение размера массива структур, считывание введенных в консоль данных о преподавателе, добавление нового пре</w:t>
            </w:r>
            <w:r w:rsidR="00177927">
              <w:rPr>
                <w:rFonts w:ascii="Times New Roman" w:hAnsi="Times New Roman" w:cs="Times New Roman"/>
                <w:sz w:val="28"/>
                <w:szCs w:val="24"/>
              </w:rPr>
              <w:t>подавател</w:t>
            </w:r>
            <w:r w:rsidR="008634B0">
              <w:rPr>
                <w:rFonts w:ascii="Times New Roman" w:hAnsi="Times New Roman" w:cs="Times New Roman"/>
                <w:sz w:val="28"/>
                <w:szCs w:val="24"/>
              </w:rPr>
              <w:t>я</w:t>
            </w:r>
          </w:p>
        </w:tc>
      </w:tr>
      <w:tr w:rsidR="008634B0" w14:paraId="24C4726B" w14:textId="77777777" w:rsidTr="005E47C6">
        <w:tc>
          <w:tcPr>
            <w:tcW w:w="0" w:type="auto"/>
          </w:tcPr>
          <w:p w14:paraId="641E7DAE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Удаление из списка преподавателя по ФИО</w:t>
            </w:r>
          </w:p>
        </w:tc>
        <w:tc>
          <w:tcPr>
            <w:tcW w:w="0" w:type="auto"/>
          </w:tcPr>
          <w:p w14:paraId="00C871DA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Поиск по массиву структур преподавателя с введенными ФИО и удаление из массива структур</w:t>
            </w:r>
          </w:p>
        </w:tc>
      </w:tr>
      <w:tr w:rsidR="008634B0" w14:paraId="199A4CE5" w14:textId="77777777" w:rsidTr="005E47C6">
        <w:tc>
          <w:tcPr>
            <w:tcW w:w="0" w:type="auto"/>
          </w:tcPr>
          <w:p w14:paraId="1F662B85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Вывод расписания для студентов: всего доступного, на неделю, на определенную дату</w:t>
            </w:r>
          </w:p>
        </w:tc>
        <w:tc>
          <w:tcPr>
            <w:tcW w:w="0" w:type="auto"/>
          </w:tcPr>
          <w:p w14:paraId="2DA05895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Считывание информации о расписании из файла, инициализация массива структур расписания:</w:t>
            </w:r>
          </w:p>
          <w:p w14:paraId="7B73245B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1) вывод всего массива структур на экран консоли</w:t>
            </w:r>
          </w:p>
          <w:p w14:paraId="0B469F8D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2) поиск требуемой недели в общем списке и вывод расписания этой недели на экран консоли</w:t>
            </w:r>
          </w:p>
          <w:p w14:paraId="2F63900F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3) поиск введенной даты и вывод расписания на этот день на экран консоли</w:t>
            </w:r>
          </w:p>
        </w:tc>
      </w:tr>
      <w:tr w:rsidR="008634B0" w14:paraId="56765D32" w14:textId="77777777" w:rsidTr="005E47C6">
        <w:tc>
          <w:tcPr>
            <w:tcW w:w="0" w:type="auto"/>
          </w:tcPr>
          <w:p w14:paraId="4F849E92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Вывод расписания для преподавателя</w:t>
            </w:r>
          </w:p>
        </w:tc>
        <w:tc>
          <w:tcPr>
            <w:tcW w:w="0" w:type="auto"/>
          </w:tcPr>
          <w:p w14:paraId="2DC4156A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Поиск по массиву структур расписания требуемого преподавателя, вывод на кран консоли информации о проводимом предмете</w:t>
            </w:r>
          </w:p>
        </w:tc>
      </w:tr>
      <w:tr w:rsidR="008634B0" w14:paraId="152CF5F0" w14:textId="77777777" w:rsidTr="005E47C6">
        <w:tc>
          <w:tcPr>
            <w:tcW w:w="0" w:type="auto"/>
          </w:tcPr>
          <w:p w14:paraId="15E23144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Вывод пропусков студентов</w:t>
            </w:r>
          </w:p>
        </w:tc>
        <w:tc>
          <w:tcPr>
            <w:tcW w:w="0" w:type="auto"/>
          </w:tcPr>
          <w:p w14:paraId="2188B8F9" w14:textId="77777777" w:rsidR="008634B0" w:rsidRDefault="008634B0" w:rsidP="008634B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Поиск по массиву структур студентов требуемого студента, поиск по массиву структур пропусков требуемого студента, вывод на экран консоли информации о прогулах данного студента</w:t>
            </w:r>
          </w:p>
        </w:tc>
      </w:tr>
    </w:tbl>
    <w:p w14:paraId="78E3A49E" w14:textId="17936B99" w:rsidR="005E47C6" w:rsidRDefault="005E47C6" w:rsidP="00B72E58">
      <w:pPr>
        <w:rPr>
          <w:rFonts w:ascii="Times New Roman" w:hAnsi="Times New Roman" w:cs="Times New Roman"/>
          <w:sz w:val="28"/>
          <w:szCs w:val="24"/>
        </w:rPr>
      </w:pPr>
    </w:p>
    <w:p w14:paraId="502F3696" w14:textId="77777777" w:rsidR="009A3949" w:rsidRDefault="009A394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43A8AE26" w14:textId="20C9662E" w:rsidR="007615BF" w:rsidRPr="00CA25E3" w:rsidRDefault="007615BF">
      <w:pPr>
        <w:rPr>
          <w:ins w:id="313" w:author="Lenovo PC" w:date="2019-12-04T16:11:00Z"/>
          <w:rFonts w:ascii="Times New Roman" w:hAnsi="Times New Roman" w:cs="Times New Roman"/>
          <w:b/>
          <w:bCs/>
          <w:sz w:val="32"/>
          <w:szCs w:val="28"/>
          <w:rPrChange w:id="314" w:author="Lenovo PC" w:date="2019-12-05T15:49:00Z">
            <w:rPr>
              <w:ins w:id="315" w:author="Lenovo PC" w:date="2019-12-04T16:11:00Z"/>
            </w:rPr>
          </w:rPrChange>
        </w:rPr>
        <w:pPrChange w:id="316" w:author="Lenovo PC" w:date="2019-12-04T16:11:00Z">
          <w:pPr>
            <w:pStyle w:val="a3"/>
            <w:numPr>
              <w:numId w:val="4"/>
            </w:numPr>
            <w:ind w:left="360" w:hanging="360"/>
          </w:pPr>
        </w:pPrChange>
      </w:pPr>
      <w:ins w:id="317" w:author="Lenovo PC" w:date="2019-12-04T16:11:00Z">
        <w:r w:rsidRPr="00CA25E3">
          <w:rPr>
            <w:rFonts w:ascii="Times New Roman" w:hAnsi="Times New Roman" w:cs="Times New Roman"/>
            <w:b/>
            <w:bCs/>
            <w:sz w:val="32"/>
            <w:szCs w:val="28"/>
            <w:rPrChange w:id="318" w:author="Lenovo PC" w:date="2019-12-05T15:49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lastRenderedPageBreak/>
          <w:t>3</w:t>
        </w:r>
        <w:r w:rsidRPr="007615BF">
          <w:rPr>
            <w:rFonts w:ascii="Times New Roman" w:hAnsi="Times New Roman" w:cs="Times New Roman"/>
            <w:sz w:val="28"/>
            <w:szCs w:val="24"/>
          </w:rPr>
          <w:t>.</w:t>
        </w:r>
        <w:r>
          <w:rPr>
            <w:rFonts w:ascii="Times New Roman" w:hAnsi="Times New Roman" w:cs="Times New Roman"/>
            <w:sz w:val="28"/>
            <w:szCs w:val="24"/>
          </w:rPr>
          <w:t xml:space="preserve"> </w:t>
        </w:r>
        <w:r w:rsidRPr="00CA25E3">
          <w:rPr>
            <w:rFonts w:ascii="Times New Roman" w:hAnsi="Times New Roman" w:cs="Times New Roman"/>
            <w:b/>
            <w:bCs/>
            <w:sz w:val="32"/>
            <w:szCs w:val="28"/>
            <w:rPrChange w:id="319" w:author="Lenovo PC" w:date="2019-12-05T15:49:00Z">
              <w:rPr/>
            </w:rPrChange>
          </w:rPr>
          <w:t>Проектирование информационной системы поддержки работы деканата</w:t>
        </w:r>
      </w:ins>
    </w:p>
    <w:p w14:paraId="392DB5E2" w14:textId="536DE4C6" w:rsidR="007615BF" w:rsidRPr="00CA25E3" w:rsidRDefault="007615BF">
      <w:pPr>
        <w:pStyle w:val="a3"/>
        <w:numPr>
          <w:ilvl w:val="1"/>
          <w:numId w:val="7"/>
        </w:numPr>
        <w:ind w:left="284"/>
        <w:rPr>
          <w:ins w:id="320" w:author="Lenovo PC" w:date="2019-12-04T16:11:00Z"/>
          <w:rFonts w:ascii="Times New Roman" w:hAnsi="Times New Roman" w:cs="Times New Roman"/>
          <w:b/>
          <w:bCs/>
          <w:sz w:val="32"/>
          <w:szCs w:val="28"/>
          <w:rPrChange w:id="321" w:author="Lenovo PC" w:date="2019-12-05T15:49:00Z">
            <w:rPr>
              <w:ins w:id="322" w:author="Lenovo PC" w:date="2019-12-04T16:11:00Z"/>
            </w:rPr>
          </w:rPrChange>
        </w:rPr>
        <w:pPrChange w:id="323" w:author="Lenovo PC" w:date="2019-12-05T15:49:00Z">
          <w:pPr>
            <w:pStyle w:val="a3"/>
            <w:numPr>
              <w:ilvl w:val="1"/>
              <w:numId w:val="4"/>
            </w:numPr>
            <w:ind w:left="792" w:hanging="432"/>
          </w:pPr>
        </w:pPrChange>
      </w:pPr>
      <w:ins w:id="324" w:author="Lenovo PC" w:date="2019-12-04T16:11:00Z">
        <w:r w:rsidRPr="00CA25E3">
          <w:rPr>
            <w:rFonts w:ascii="Times New Roman" w:hAnsi="Times New Roman" w:cs="Times New Roman"/>
            <w:b/>
            <w:bCs/>
            <w:sz w:val="32"/>
            <w:szCs w:val="28"/>
            <w:rPrChange w:id="325" w:author="Lenovo PC" w:date="2019-12-05T15:49:00Z">
              <w:rPr/>
            </w:rPrChange>
          </w:rPr>
          <w:t>Модель среды функционирования информационной системы</w:t>
        </w:r>
      </w:ins>
    </w:p>
    <w:p w14:paraId="3E4DF5A1" w14:textId="4EEBC4C0" w:rsidR="004A7D02" w:rsidDel="007615BF" w:rsidRDefault="009A3949" w:rsidP="009A3949">
      <w:pPr>
        <w:jc w:val="center"/>
        <w:rPr>
          <w:del w:id="326" w:author="Lenovo PC" w:date="2019-12-04T16:11:00Z"/>
          <w:rFonts w:ascii="Times New Roman" w:hAnsi="Times New Roman" w:cs="Times New Roman"/>
          <w:b/>
          <w:bCs/>
          <w:sz w:val="32"/>
          <w:szCs w:val="28"/>
        </w:rPr>
      </w:pPr>
      <w:del w:id="327" w:author="Lenovo PC" w:date="2019-12-04T16:11:00Z">
        <w:r w:rsidRPr="009A3949" w:rsidDel="007615BF">
          <w:rPr>
            <w:rFonts w:ascii="Times New Roman" w:hAnsi="Times New Roman" w:cs="Times New Roman"/>
            <w:b/>
            <w:bCs/>
            <w:sz w:val="32"/>
            <w:szCs w:val="28"/>
          </w:rPr>
          <w:delText>Модель бизнес-процесса деканата</w:delText>
        </w:r>
      </w:del>
    </w:p>
    <w:p w14:paraId="4FD4F2DC" w14:textId="39480C4C" w:rsidR="009A3949" w:rsidRDefault="009A3949" w:rsidP="009A3949">
      <w:pPr>
        <w:rPr>
          <w:rFonts w:ascii="Times New Roman" w:hAnsi="Times New Roman" w:cs="Times New Roman"/>
          <w:sz w:val="28"/>
          <w:szCs w:val="24"/>
        </w:rPr>
      </w:pPr>
    </w:p>
    <w:p w14:paraId="3775C5CD" w14:textId="39EE5BA5" w:rsidR="009A3949" w:rsidRDefault="00CA25E3" w:rsidP="009A3949">
      <w:pPr>
        <w:rPr>
          <w:rFonts w:ascii="Times New Roman" w:hAnsi="Times New Roman" w:cs="Times New Roman"/>
          <w:sz w:val="28"/>
          <w:szCs w:val="24"/>
        </w:rPr>
      </w:pPr>
      <w:ins w:id="328" w:author="Lenovo PC" w:date="2019-12-05T15:46:00Z">
        <w:r>
          <w:rPr>
            <w:rFonts w:ascii="Times New Roman" w:hAnsi="Times New Roman" w:cs="Times New Roman"/>
            <w:b/>
            <w:bCs/>
            <w:noProof/>
            <w:sz w:val="32"/>
            <w:szCs w:val="28"/>
          </w:rPr>
          <w:drawing>
            <wp:anchor distT="0" distB="0" distL="114300" distR="114300" simplePos="0" relativeHeight="251663360" behindDoc="1" locked="0" layoutInCell="1" allowOverlap="1" wp14:anchorId="5D901E57" wp14:editId="097B19C2">
              <wp:simplePos x="0" y="0"/>
              <wp:positionH relativeFrom="column">
                <wp:posOffset>234315</wp:posOffset>
              </wp:positionH>
              <wp:positionV relativeFrom="paragraph">
                <wp:posOffset>256540</wp:posOffset>
              </wp:positionV>
              <wp:extent cx="5353050" cy="3701415"/>
              <wp:effectExtent l="0" t="0" r="0" b="0"/>
              <wp:wrapTight wrapText="bothSides">
                <wp:wrapPolygon edited="0">
                  <wp:start x="0" y="0"/>
                  <wp:lineTo x="0" y="21455"/>
                  <wp:lineTo x="21523" y="21455"/>
                  <wp:lineTo x="21523" y="0"/>
                  <wp:lineTo x="0" y="0"/>
                </wp:wrapPolygon>
              </wp:wrapTight>
              <wp:docPr id="6" name="Рисунок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1FC3333.tmp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53050" cy="37014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5D3F472D" w14:textId="77777777" w:rsidR="00CA25E3" w:rsidRDefault="00CA25E3">
      <w:pPr>
        <w:rPr>
          <w:ins w:id="329" w:author="Lenovo PC" w:date="2019-12-05T15:47:00Z"/>
          <w:rFonts w:ascii="Times New Roman" w:hAnsi="Times New Roman" w:cs="Times New Roman"/>
          <w:sz w:val="28"/>
          <w:szCs w:val="24"/>
        </w:rPr>
      </w:pPr>
      <w:ins w:id="330" w:author="Lenovo PC" w:date="2019-12-05T15:47:00Z">
        <w:r>
          <w:rPr>
            <w:rFonts w:ascii="Times New Roman" w:hAnsi="Times New Roman" w:cs="Times New Roman"/>
            <w:sz w:val="28"/>
            <w:szCs w:val="24"/>
          </w:rPr>
          <w:br w:type="page"/>
        </w:r>
      </w:ins>
    </w:p>
    <w:p w14:paraId="60C3ECD3" w14:textId="3A324658" w:rsidR="00CA25E3" w:rsidRPr="00CA25E3" w:rsidRDefault="00CA25E3">
      <w:pPr>
        <w:pStyle w:val="a3"/>
        <w:numPr>
          <w:ilvl w:val="1"/>
          <w:numId w:val="8"/>
        </w:numPr>
        <w:ind w:left="142"/>
        <w:rPr>
          <w:ins w:id="331" w:author="Lenovo PC" w:date="2019-12-05T15:47:00Z"/>
          <w:rFonts w:ascii="Times New Roman" w:hAnsi="Times New Roman" w:cs="Times New Roman"/>
          <w:b/>
          <w:bCs/>
          <w:sz w:val="32"/>
          <w:szCs w:val="28"/>
          <w:rPrChange w:id="332" w:author="Lenovo PC" w:date="2019-12-05T15:49:00Z">
            <w:rPr>
              <w:ins w:id="333" w:author="Lenovo PC" w:date="2019-12-05T15:47:00Z"/>
            </w:rPr>
          </w:rPrChange>
        </w:rPr>
        <w:pPrChange w:id="334" w:author="Lenovo PC" w:date="2019-12-05T15:49:00Z">
          <w:pPr>
            <w:pStyle w:val="a3"/>
            <w:numPr>
              <w:ilvl w:val="1"/>
              <w:numId w:val="4"/>
            </w:numPr>
            <w:ind w:left="792" w:hanging="432"/>
          </w:pPr>
        </w:pPrChange>
      </w:pPr>
      <w:ins w:id="335" w:author="Lenovo PC" w:date="2019-12-05T15:47:00Z">
        <w:r w:rsidRPr="00CA25E3">
          <w:rPr>
            <w:rFonts w:ascii="Times New Roman" w:hAnsi="Times New Roman" w:cs="Times New Roman"/>
            <w:b/>
            <w:bCs/>
            <w:sz w:val="32"/>
            <w:szCs w:val="28"/>
            <w:rPrChange w:id="336" w:author="Lenovo PC" w:date="2019-12-05T15:49:00Z">
              <w:rPr/>
            </w:rPrChange>
          </w:rPr>
          <w:lastRenderedPageBreak/>
          <w:t>Моделирование работы информационной системы</w:t>
        </w:r>
      </w:ins>
    </w:p>
    <w:p w14:paraId="3C32282F" w14:textId="76D2637B" w:rsidR="009A3949" w:rsidRDefault="00CA25E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59264" behindDoc="1" locked="0" layoutInCell="1" allowOverlap="1" wp14:anchorId="4796BC81" wp14:editId="19DE1D2D">
            <wp:simplePos x="0" y="0"/>
            <wp:positionH relativeFrom="column">
              <wp:posOffset>-680085</wp:posOffset>
            </wp:positionH>
            <wp:positionV relativeFrom="paragraph">
              <wp:posOffset>310515</wp:posOffset>
            </wp:positionV>
            <wp:extent cx="6670040" cy="3733800"/>
            <wp:effectExtent l="0" t="0" r="0" b="0"/>
            <wp:wrapTight wrapText="bothSides">
              <wp:wrapPolygon edited="0">
                <wp:start x="0" y="0"/>
                <wp:lineTo x="0" y="21490"/>
                <wp:lineTo x="21530" y="21490"/>
                <wp:lineTo x="2153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E4380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0288" behindDoc="1" locked="0" layoutInCell="1" allowOverlap="1" wp14:anchorId="162E99C8" wp14:editId="3D9C3E8F">
            <wp:simplePos x="0" y="0"/>
            <wp:positionH relativeFrom="column">
              <wp:posOffset>-672465</wp:posOffset>
            </wp:positionH>
            <wp:positionV relativeFrom="paragraph">
              <wp:posOffset>4831715</wp:posOffset>
            </wp:positionV>
            <wp:extent cx="6595745" cy="3781184"/>
            <wp:effectExtent l="0" t="0" r="0" b="0"/>
            <wp:wrapTight wrapText="bothSides">
              <wp:wrapPolygon edited="0">
                <wp:start x="0" y="0"/>
                <wp:lineTo x="0" y="21440"/>
                <wp:lineTo x="21523" y="21440"/>
                <wp:lineTo x="2152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4848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745" cy="3781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949">
        <w:rPr>
          <w:rFonts w:ascii="Times New Roman" w:hAnsi="Times New Roman" w:cs="Times New Roman"/>
          <w:sz w:val="28"/>
          <w:szCs w:val="24"/>
        </w:rPr>
        <w:br w:type="page"/>
      </w:r>
    </w:p>
    <w:p w14:paraId="6B3C5D53" w14:textId="510CBE59" w:rsidR="009A3949" w:rsidRDefault="009A394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7F4DB77F" wp14:editId="1D89E495">
            <wp:simplePos x="0" y="0"/>
            <wp:positionH relativeFrom="column">
              <wp:posOffset>-615315</wp:posOffset>
            </wp:positionH>
            <wp:positionV relativeFrom="paragraph">
              <wp:posOffset>608965</wp:posOffset>
            </wp:positionV>
            <wp:extent cx="6595745" cy="3723005"/>
            <wp:effectExtent l="0" t="0" r="0" b="0"/>
            <wp:wrapTight wrapText="bothSides">
              <wp:wrapPolygon edited="0">
                <wp:start x="0" y="0"/>
                <wp:lineTo x="0" y="21442"/>
                <wp:lineTo x="21523" y="21442"/>
                <wp:lineTo x="2152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E4F08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74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01226700" w14:textId="2B2C111A" w:rsidR="00CA25E3" w:rsidRDefault="00CA25E3">
      <w:pPr>
        <w:pStyle w:val="a3"/>
        <w:numPr>
          <w:ilvl w:val="1"/>
          <w:numId w:val="8"/>
        </w:numPr>
        <w:ind w:left="284"/>
        <w:rPr>
          <w:ins w:id="337" w:author="Lenovo PC" w:date="2019-12-05T16:44:00Z"/>
          <w:rFonts w:ascii="Times New Roman" w:hAnsi="Times New Roman" w:cs="Times New Roman"/>
          <w:b/>
          <w:bCs/>
          <w:sz w:val="32"/>
          <w:szCs w:val="28"/>
        </w:rPr>
      </w:pPr>
      <w:ins w:id="338" w:author="Lenovo PC" w:date="2019-12-05T15:48:00Z">
        <w:r w:rsidRPr="00CA25E3">
          <w:rPr>
            <w:rFonts w:ascii="Times New Roman" w:hAnsi="Times New Roman" w:cs="Times New Roman"/>
            <w:b/>
            <w:bCs/>
            <w:sz w:val="32"/>
            <w:szCs w:val="28"/>
            <w:rPrChange w:id="339" w:author="Lenovo PC" w:date="2019-12-05T15:49:00Z">
              <w:rPr/>
            </w:rPrChange>
          </w:rPr>
          <w:lastRenderedPageBreak/>
          <w:t>Реализация системы информационной поддержки работы деканата</w:t>
        </w:r>
      </w:ins>
    </w:p>
    <w:p w14:paraId="5498DEB9" w14:textId="7AAF91BD" w:rsidR="00273FC0" w:rsidRPr="00273FC0" w:rsidRDefault="00273FC0" w:rsidP="00273FC0">
      <w:pPr>
        <w:pStyle w:val="a3"/>
        <w:numPr>
          <w:ilvl w:val="2"/>
          <w:numId w:val="8"/>
        </w:numPr>
        <w:ind w:left="284" w:hanging="426"/>
        <w:rPr>
          <w:ins w:id="340" w:author="Lenovo PC" w:date="2019-12-05T15:48:00Z"/>
          <w:rFonts w:ascii="Times New Roman" w:hAnsi="Times New Roman" w:cs="Times New Roman"/>
          <w:b/>
          <w:bCs/>
          <w:sz w:val="36"/>
          <w:szCs w:val="32"/>
          <w:rPrChange w:id="341" w:author="Lenovo PC" w:date="2019-12-05T16:44:00Z">
            <w:rPr>
              <w:ins w:id="342" w:author="Lenovo PC" w:date="2019-12-05T15:48:00Z"/>
            </w:rPr>
          </w:rPrChange>
        </w:rPr>
        <w:pPrChange w:id="343" w:author="Lenovo PC" w:date="2019-12-05T16:45:00Z">
          <w:pPr>
            <w:pStyle w:val="a3"/>
            <w:numPr>
              <w:ilvl w:val="1"/>
              <w:numId w:val="4"/>
            </w:numPr>
            <w:ind w:left="792" w:hanging="432"/>
          </w:pPr>
        </w:pPrChange>
      </w:pPr>
      <w:ins w:id="344" w:author="Lenovo PC" w:date="2019-12-05T16:44:00Z">
        <w:r w:rsidRPr="00273FC0">
          <w:rPr>
            <w:rFonts w:ascii="Times New Roman" w:hAnsi="Times New Roman" w:cs="Times New Roman"/>
            <w:b/>
            <w:bCs/>
            <w:sz w:val="32"/>
            <w:szCs w:val="28"/>
            <w:rPrChange w:id="345" w:author="Lenovo PC" w:date="2019-12-05T16:44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Фрагменты текста программы реализующие основные функциональные требования</w:t>
        </w:r>
      </w:ins>
    </w:p>
    <w:p w14:paraId="609C69EB" w14:textId="77777777" w:rsidR="00BC18F0" w:rsidRPr="00273FC0" w:rsidRDefault="00BC18F0">
      <w:pPr>
        <w:rPr>
          <w:ins w:id="346" w:author="Lenovo PC" w:date="2019-12-05T15:58:00Z"/>
          <w:rFonts w:ascii="Times New Roman" w:hAnsi="Times New Roman" w:cs="Times New Roman"/>
          <w:i/>
          <w:iCs/>
          <w:sz w:val="32"/>
          <w:szCs w:val="28"/>
          <w:u w:val="single"/>
          <w:lang w:val="en-US"/>
          <w:rPrChange w:id="347" w:author="Lenovo PC" w:date="2019-12-05T16:42:00Z">
            <w:rPr>
              <w:ins w:id="348" w:author="Lenovo PC" w:date="2019-12-05T15:58:00Z"/>
              <w:rFonts w:ascii="Times New Roman" w:hAnsi="Times New Roman" w:cs="Times New Roman"/>
              <w:sz w:val="32"/>
              <w:szCs w:val="28"/>
            </w:rPr>
          </w:rPrChange>
        </w:rPr>
      </w:pPr>
      <w:ins w:id="349" w:author="Lenovo PC" w:date="2019-12-05T15:58:00Z"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350" w:author="Lenovo PC" w:date="2019-12-05T16:39:00Z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rPrChange>
          </w:rPr>
          <w:t>Вывод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lang w:val="en-US"/>
            <w:rPrChange w:id="351" w:author="Lenovo PC" w:date="2019-12-05T16:42:00Z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rPrChange>
          </w:rPr>
          <w:t xml:space="preserve"> 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352" w:author="Lenovo PC" w:date="2019-12-05T16:39:00Z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rPrChange>
          </w:rPr>
          <w:t>списка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lang w:val="en-US"/>
            <w:rPrChange w:id="353" w:author="Lenovo PC" w:date="2019-12-05T16:42:00Z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rPrChange>
          </w:rPr>
          <w:t xml:space="preserve"> 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354" w:author="Lenovo PC" w:date="2019-12-05T16:39:00Z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rPrChange>
          </w:rPr>
          <w:t>студентов</w:t>
        </w:r>
      </w:ins>
    </w:p>
    <w:p w14:paraId="729D9E97" w14:textId="77777777" w:rsidR="00BC18F0" w:rsidRPr="009A3949" w:rsidRDefault="00BC18F0" w:rsidP="00BC18F0">
      <w:pPr>
        <w:spacing w:after="0" w:line="20" w:lineRule="atLeast"/>
        <w:rPr>
          <w:ins w:id="355" w:author="Lenovo PC" w:date="2019-12-05T15:59:00Z"/>
          <w:rFonts w:ascii="Times New Roman" w:hAnsi="Times New Roman" w:cs="Times New Roman"/>
          <w:sz w:val="28"/>
          <w:szCs w:val="24"/>
          <w:lang w:val="en-US"/>
        </w:rPr>
      </w:pPr>
      <w:ins w:id="356" w:author="Lenovo PC" w:date="2019-12-05T15:59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void 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getStudents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int &amp;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strCountS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,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studentInf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*student) {</w:t>
        </w:r>
      </w:ins>
    </w:p>
    <w:p w14:paraId="23DA02B7" w14:textId="77777777" w:rsidR="00BC18F0" w:rsidRPr="009A3949" w:rsidRDefault="00BC18F0" w:rsidP="00BC18F0">
      <w:pPr>
        <w:spacing w:after="0" w:line="20" w:lineRule="atLeast"/>
        <w:rPr>
          <w:ins w:id="357" w:author="Lenovo PC" w:date="2019-12-05T15:59:00Z"/>
          <w:rFonts w:ascii="Times New Roman" w:hAnsi="Times New Roman" w:cs="Times New Roman"/>
          <w:sz w:val="28"/>
          <w:szCs w:val="24"/>
        </w:rPr>
      </w:pPr>
      <w:ins w:id="358" w:author="Lenovo PC" w:date="2019-12-05T15:59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>/*печать поэлементно структуры студент*/</w:t>
        </w:r>
      </w:ins>
    </w:p>
    <w:p w14:paraId="7DA6E3B2" w14:textId="77777777" w:rsidR="00BC18F0" w:rsidRPr="00BC18F0" w:rsidRDefault="00BC18F0" w:rsidP="00BC18F0">
      <w:pPr>
        <w:spacing w:after="0" w:line="20" w:lineRule="atLeast"/>
        <w:rPr>
          <w:ins w:id="359" w:author="Lenovo PC" w:date="2019-12-05T15:59:00Z"/>
          <w:rFonts w:ascii="Times New Roman" w:hAnsi="Times New Roman" w:cs="Times New Roman"/>
          <w:sz w:val="28"/>
          <w:szCs w:val="24"/>
          <w:rPrChange w:id="360" w:author="Lenovo PC" w:date="2019-12-05T15:59:00Z">
            <w:rPr>
              <w:ins w:id="361" w:author="Lenovo PC" w:date="2019-12-05T15:59:00Z"/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ins w:id="362" w:author="Lenovo PC" w:date="2019-12-05T15:59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for</w:t>
        </w:r>
        <w:r w:rsidRPr="00BC18F0">
          <w:rPr>
            <w:rFonts w:ascii="Times New Roman" w:hAnsi="Times New Roman" w:cs="Times New Roman"/>
            <w:sz w:val="28"/>
            <w:szCs w:val="24"/>
            <w:rPrChange w:id="363" w:author="Lenovo PC" w:date="2019-12-05T15:59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(</w:t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int</w:t>
        </w:r>
        <w:r w:rsidRPr="00BC18F0">
          <w:rPr>
            <w:rFonts w:ascii="Times New Roman" w:hAnsi="Times New Roman" w:cs="Times New Roman"/>
            <w:sz w:val="28"/>
            <w:szCs w:val="24"/>
            <w:rPrChange w:id="364" w:author="Lenovo PC" w:date="2019-12-05T15:59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</w:t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f</w:t>
        </w:r>
        <w:r w:rsidRPr="00BC18F0">
          <w:rPr>
            <w:rFonts w:ascii="Times New Roman" w:hAnsi="Times New Roman" w:cs="Times New Roman"/>
            <w:sz w:val="28"/>
            <w:szCs w:val="24"/>
            <w:rPrChange w:id="365" w:author="Lenovo PC" w:date="2019-12-05T15:59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= 0; </w:t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f</w:t>
        </w:r>
        <w:r w:rsidRPr="00BC18F0">
          <w:rPr>
            <w:rFonts w:ascii="Times New Roman" w:hAnsi="Times New Roman" w:cs="Times New Roman"/>
            <w:sz w:val="28"/>
            <w:szCs w:val="24"/>
            <w:rPrChange w:id="366" w:author="Lenovo PC" w:date="2019-12-05T15:59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&lt; </w:t>
        </w:r>
        <w:proofErr w:type="spellStart"/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strCountS</w:t>
        </w:r>
        <w:proofErr w:type="spellEnd"/>
        <w:r w:rsidRPr="00BC18F0">
          <w:rPr>
            <w:rFonts w:ascii="Times New Roman" w:hAnsi="Times New Roman" w:cs="Times New Roman"/>
            <w:sz w:val="28"/>
            <w:szCs w:val="24"/>
            <w:rPrChange w:id="367" w:author="Lenovo PC" w:date="2019-12-05T15:59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; </w:t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f</w:t>
        </w:r>
        <w:r w:rsidRPr="00BC18F0">
          <w:rPr>
            <w:rFonts w:ascii="Times New Roman" w:hAnsi="Times New Roman" w:cs="Times New Roman"/>
            <w:sz w:val="28"/>
            <w:szCs w:val="24"/>
            <w:rPrChange w:id="368" w:author="Lenovo PC" w:date="2019-12-05T15:59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>++) {</w:t>
        </w:r>
      </w:ins>
    </w:p>
    <w:p w14:paraId="067A0CDE" w14:textId="77777777" w:rsidR="00BC18F0" w:rsidRPr="009A3949" w:rsidRDefault="00BC18F0" w:rsidP="00BC18F0">
      <w:pPr>
        <w:spacing w:after="0" w:line="20" w:lineRule="atLeast"/>
        <w:rPr>
          <w:ins w:id="369" w:author="Lenovo PC" w:date="2019-12-05T15:59:00Z"/>
          <w:rFonts w:ascii="Times New Roman" w:hAnsi="Times New Roman" w:cs="Times New Roman"/>
          <w:sz w:val="28"/>
          <w:szCs w:val="24"/>
          <w:lang w:val="en-US"/>
        </w:rPr>
      </w:pPr>
      <w:ins w:id="370" w:author="Lenovo PC" w:date="2019-12-05T15:59:00Z">
        <w:r w:rsidRPr="00BC18F0">
          <w:rPr>
            <w:rFonts w:ascii="Times New Roman" w:hAnsi="Times New Roman" w:cs="Times New Roman"/>
            <w:sz w:val="28"/>
            <w:szCs w:val="24"/>
            <w:rPrChange w:id="371" w:author="Lenovo PC" w:date="2019-12-05T15:59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ab/>
        </w:r>
        <w:r w:rsidRPr="00BC18F0">
          <w:rPr>
            <w:rFonts w:ascii="Times New Roman" w:hAnsi="Times New Roman" w:cs="Times New Roman"/>
            <w:sz w:val="28"/>
            <w:szCs w:val="24"/>
            <w:rPrChange w:id="372" w:author="Lenovo PC" w:date="2019-12-05T15:59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"%s\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t%s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\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t%s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\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t%s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\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t%s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\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t%s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\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t%s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", &amp;student[f].surname, &amp;student[f].name, &amp;student[f].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secondname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&amp;student[f].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enterYear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&amp;student[f].group, &amp;student[f].phone, &amp;student[f].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adress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);</w:t>
        </w:r>
      </w:ins>
    </w:p>
    <w:p w14:paraId="134C5507" w14:textId="77777777" w:rsidR="00BC18F0" w:rsidRPr="009A3949" w:rsidRDefault="00BC18F0" w:rsidP="00BC18F0">
      <w:pPr>
        <w:spacing w:after="0" w:line="20" w:lineRule="atLeast"/>
        <w:rPr>
          <w:ins w:id="373" w:author="Lenovo PC" w:date="2019-12-05T15:59:00Z"/>
          <w:rFonts w:ascii="Times New Roman" w:hAnsi="Times New Roman" w:cs="Times New Roman"/>
          <w:sz w:val="28"/>
          <w:szCs w:val="24"/>
          <w:lang w:val="en-US"/>
        </w:rPr>
      </w:pPr>
      <w:ins w:id="374" w:author="Lenovo PC" w:date="2019-12-05T15:59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72669FBE" w14:textId="40D17064" w:rsidR="00BC18F0" w:rsidRPr="009A3949" w:rsidRDefault="00BC18F0" w:rsidP="00BC18F0">
      <w:pPr>
        <w:spacing w:after="0" w:line="20" w:lineRule="atLeast"/>
        <w:rPr>
          <w:ins w:id="375" w:author="Lenovo PC" w:date="2019-12-05T15:59:00Z"/>
          <w:rFonts w:ascii="Times New Roman" w:hAnsi="Times New Roman" w:cs="Times New Roman"/>
          <w:sz w:val="28"/>
          <w:szCs w:val="24"/>
          <w:lang w:val="en-US"/>
        </w:rPr>
      </w:pPr>
      <w:ins w:id="376" w:author="Lenovo PC" w:date="2019-12-05T15:59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("\n");</w:t>
        </w:r>
      </w:ins>
    </w:p>
    <w:p w14:paraId="660B30AF" w14:textId="4871F7DE" w:rsidR="00BC18F0" w:rsidRPr="009A3949" w:rsidRDefault="00BC18F0" w:rsidP="00BC18F0">
      <w:pPr>
        <w:spacing w:after="0" w:line="20" w:lineRule="atLeast"/>
        <w:rPr>
          <w:ins w:id="377" w:author="Lenovo PC" w:date="2019-12-05T15:59:00Z"/>
          <w:rFonts w:ascii="Times New Roman" w:hAnsi="Times New Roman" w:cs="Times New Roman"/>
          <w:sz w:val="28"/>
          <w:szCs w:val="24"/>
          <w:lang w:val="en-US"/>
        </w:rPr>
      </w:pPr>
      <w:ins w:id="378" w:author="Lenovo PC" w:date="2019-12-05T15:59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}</w:t>
        </w:r>
      </w:ins>
    </w:p>
    <w:p w14:paraId="27E55490" w14:textId="55D739B3" w:rsidR="00BC18F0" w:rsidRPr="00273FC0" w:rsidRDefault="00BC18F0">
      <w:pPr>
        <w:rPr>
          <w:ins w:id="379" w:author="Lenovo PC" w:date="2019-12-05T16:03:00Z"/>
          <w:rFonts w:ascii="Times New Roman" w:hAnsi="Times New Roman" w:cs="Times New Roman"/>
          <w:sz w:val="32"/>
          <w:szCs w:val="28"/>
          <w:lang w:val="en-US"/>
          <w:rPrChange w:id="380" w:author="Lenovo PC" w:date="2019-12-05T16:40:00Z">
            <w:rPr>
              <w:ins w:id="381" w:author="Lenovo PC" w:date="2019-12-05T16:03:00Z"/>
              <w:rFonts w:ascii="Times New Roman" w:hAnsi="Times New Roman" w:cs="Times New Roman"/>
              <w:sz w:val="32"/>
              <w:szCs w:val="28"/>
            </w:rPr>
          </w:rPrChange>
        </w:rPr>
      </w:pPr>
    </w:p>
    <w:p w14:paraId="23C4C648" w14:textId="31C7C469" w:rsidR="00BC18F0" w:rsidRPr="00273FC0" w:rsidRDefault="00BC18F0">
      <w:pPr>
        <w:rPr>
          <w:ins w:id="382" w:author="Lenovo PC" w:date="2019-12-05T16:03:00Z"/>
          <w:rFonts w:ascii="Times New Roman" w:hAnsi="Times New Roman" w:cs="Times New Roman"/>
          <w:i/>
          <w:iCs/>
          <w:sz w:val="28"/>
          <w:szCs w:val="24"/>
          <w:u w:val="single"/>
          <w:lang w:val="en-US"/>
          <w:rPrChange w:id="383" w:author="Lenovo PC" w:date="2019-12-05T16:40:00Z">
            <w:rPr>
              <w:ins w:id="384" w:author="Lenovo PC" w:date="2019-12-05T16:03:00Z"/>
              <w:rFonts w:ascii="Times New Roman" w:hAnsi="Times New Roman" w:cs="Times New Roman"/>
              <w:sz w:val="32"/>
              <w:szCs w:val="28"/>
            </w:rPr>
          </w:rPrChange>
        </w:rPr>
      </w:pPr>
      <w:ins w:id="385" w:author="Lenovo PC" w:date="2019-12-05T16:03:00Z"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386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Вывод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lang w:val="en-US"/>
            <w:rPrChange w:id="387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 xml:space="preserve"> 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388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списка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lang w:val="en-US"/>
            <w:rPrChange w:id="389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 xml:space="preserve"> 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390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преподавателей</w:t>
        </w:r>
      </w:ins>
    </w:p>
    <w:p w14:paraId="3D066900" w14:textId="30E61A29" w:rsidR="00BC18F0" w:rsidRPr="009A3949" w:rsidRDefault="00BC18F0" w:rsidP="00BC18F0">
      <w:pPr>
        <w:spacing w:after="0" w:line="20" w:lineRule="atLeast"/>
        <w:rPr>
          <w:ins w:id="391" w:author="Lenovo PC" w:date="2019-12-05T16:03:00Z"/>
          <w:rFonts w:ascii="Times New Roman" w:hAnsi="Times New Roman" w:cs="Times New Roman"/>
          <w:sz w:val="28"/>
          <w:szCs w:val="24"/>
          <w:lang w:val="en-US"/>
        </w:rPr>
      </w:pPr>
      <w:ins w:id="392" w:author="Lenovo PC" w:date="2019-12-05T16:03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void 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getTeachers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int &amp;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strCountT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,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teacherInf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*teacher) {</w:t>
        </w:r>
      </w:ins>
    </w:p>
    <w:p w14:paraId="39F6F0AE" w14:textId="492A8969" w:rsidR="00BC18F0" w:rsidRPr="009A3949" w:rsidRDefault="00BC18F0" w:rsidP="00BC18F0">
      <w:pPr>
        <w:spacing w:after="0" w:line="20" w:lineRule="atLeast"/>
        <w:rPr>
          <w:ins w:id="393" w:author="Lenovo PC" w:date="2019-12-05T16:03:00Z"/>
          <w:rFonts w:ascii="Times New Roman" w:hAnsi="Times New Roman" w:cs="Times New Roman"/>
          <w:sz w:val="28"/>
          <w:szCs w:val="24"/>
        </w:rPr>
      </w:pPr>
      <w:ins w:id="394" w:author="Lenovo PC" w:date="2019-12-05T16:03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>/*печать поэлементно структуры преподаватель*/</w:t>
        </w:r>
      </w:ins>
    </w:p>
    <w:p w14:paraId="517C0838" w14:textId="3018329D" w:rsidR="00BC18F0" w:rsidRPr="00BC18F0" w:rsidRDefault="00BC18F0" w:rsidP="00BC18F0">
      <w:pPr>
        <w:spacing w:after="0" w:line="20" w:lineRule="atLeast"/>
        <w:rPr>
          <w:ins w:id="395" w:author="Lenovo PC" w:date="2019-12-05T16:03:00Z"/>
          <w:rFonts w:ascii="Times New Roman" w:hAnsi="Times New Roman" w:cs="Times New Roman"/>
          <w:sz w:val="28"/>
          <w:szCs w:val="24"/>
          <w:rPrChange w:id="396" w:author="Lenovo PC" w:date="2019-12-05T16:03:00Z">
            <w:rPr>
              <w:ins w:id="397" w:author="Lenovo PC" w:date="2019-12-05T16:03:00Z"/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ins w:id="398" w:author="Lenovo PC" w:date="2019-12-05T16:03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for</w:t>
        </w:r>
        <w:r w:rsidRPr="00BC18F0">
          <w:rPr>
            <w:rFonts w:ascii="Times New Roman" w:hAnsi="Times New Roman" w:cs="Times New Roman"/>
            <w:sz w:val="28"/>
            <w:szCs w:val="24"/>
            <w:rPrChange w:id="399" w:author="Lenovo PC" w:date="2019-12-05T16:03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(</w:t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int</w:t>
        </w:r>
        <w:r w:rsidRPr="00BC18F0">
          <w:rPr>
            <w:rFonts w:ascii="Times New Roman" w:hAnsi="Times New Roman" w:cs="Times New Roman"/>
            <w:sz w:val="28"/>
            <w:szCs w:val="24"/>
            <w:rPrChange w:id="400" w:author="Lenovo PC" w:date="2019-12-05T16:03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</w:t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f</w:t>
        </w:r>
        <w:r w:rsidRPr="00BC18F0">
          <w:rPr>
            <w:rFonts w:ascii="Times New Roman" w:hAnsi="Times New Roman" w:cs="Times New Roman"/>
            <w:sz w:val="28"/>
            <w:szCs w:val="24"/>
            <w:rPrChange w:id="401" w:author="Lenovo PC" w:date="2019-12-05T16:03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= 0; </w:t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f</w:t>
        </w:r>
        <w:r w:rsidRPr="00BC18F0">
          <w:rPr>
            <w:rFonts w:ascii="Times New Roman" w:hAnsi="Times New Roman" w:cs="Times New Roman"/>
            <w:sz w:val="28"/>
            <w:szCs w:val="24"/>
            <w:rPrChange w:id="402" w:author="Lenovo PC" w:date="2019-12-05T16:03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&lt; </w:t>
        </w:r>
        <w:proofErr w:type="spellStart"/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strCountT</w:t>
        </w:r>
        <w:proofErr w:type="spellEnd"/>
        <w:r w:rsidRPr="00BC18F0">
          <w:rPr>
            <w:rFonts w:ascii="Times New Roman" w:hAnsi="Times New Roman" w:cs="Times New Roman"/>
            <w:sz w:val="28"/>
            <w:szCs w:val="24"/>
            <w:rPrChange w:id="403" w:author="Lenovo PC" w:date="2019-12-05T16:03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; </w:t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f</w:t>
        </w:r>
        <w:r w:rsidRPr="00BC18F0">
          <w:rPr>
            <w:rFonts w:ascii="Times New Roman" w:hAnsi="Times New Roman" w:cs="Times New Roman"/>
            <w:sz w:val="28"/>
            <w:szCs w:val="24"/>
            <w:rPrChange w:id="404" w:author="Lenovo PC" w:date="2019-12-05T16:03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>++) {</w:t>
        </w:r>
      </w:ins>
    </w:p>
    <w:p w14:paraId="1E543159" w14:textId="6C0C639E" w:rsidR="00BC18F0" w:rsidRPr="009A3949" w:rsidRDefault="00BC18F0" w:rsidP="00BC18F0">
      <w:pPr>
        <w:spacing w:after="0" w:line="20" w:lineRule="atLeast"/>
        <w:rPr>
          <w:ins w:id="405" w:author="Lenovo PC" w:date="2019-12-05T16:03:00Z"/>
          <w:rFonts w:ascii="Times New Roman" w:hAnsi="Times New Roman" w:cs="Times New Roman"/>
          <w:sz w:val="28"/>
          <w:szCs w:val="24"/>
          <w:lang w:val="en-US"/>
        </w:rPr>
      </w:pPr>
      <w:ins w:id="406" w:author="Lenovo PC" w:date="2019-12-05T16:03:00Z">
        <w:r w:rsidRPr="00BC18F0">
          <w:rPr>
            <w:rFonts w:ascii="Times New Roman" w:hAnsi="Times New Roman" w:cs="Times New Roman"/>
            <w:sz w:val="28"/>
            <w:szCs w:val="24"/>
            <w:rPrChange w:id="407" w:author="Lenovo PC" w:date="2019-12-05T16:03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ab/>
        </w:r>
        <w:r w:rsidRPr="00BC18F0">
          <w:rPr>
            <w:rFonts w:ascii="Times New Roman" w:hAnsi="Times New Roman" w:cs="Times New Roman"/>
            <w:sz w:val="28"/>
            <w:szCs w:val="24"/>
            <w:rPrChange w:id="408" w:author="Lenovo PC" w:date="2019-12-05T16:03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"%s\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t%s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\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t%s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\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t%s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\n", &amp;teacher[f].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tSurname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&amp;teacher[f].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tName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&amp;teacher[f].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tSecondname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&amp;teacher[f].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tPhone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);</w:t>
        </w:r>
      </w:ins>
    </w:p>
    <w:p w14:paraId="1EF5F77B" w14:textId="591A9354" w:rsidR="00BC18F0" w:rsidRPr="009A3949" w:rsidRDefault="00BC18F0" w:rsidP="00BC18F0">
      <w:pPr>
        <w:spacing w:after="0" w:line="20" w:lineRule="atLeast"/>
        <w:rPr>
          <w:ins w:id="409" w:author="Lenovo PC" w:date="2019-12-05T16:03:00Z"/>
          <w:rFonts w:ascii="Times New Roman" w:hAnsi="Times New Roman" w:cs="Times New Roman"/>
          <w:sz w:val="28"/>
          <w:szCs w:val="24"/>
          <w:lang w:val="en-US"/>
        </w:rPr>
      </w:pPr>
      <w:ins w:id="410" w:author="Lenovo PC" w:date="2019-12-05T16:03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5D23DC7C" w14:textId="0EB61131" w:rsidR="00BC18F0" w:rsidRPr="009A3949" w:rsidRDefault="00BC18F0" w:rsidP="00BC18F0">
      <w:pPr>
        <w:spacing w:after="0" w:line="20" w:lineRule="atLeast"/>
        <w:rPr>
          <w:ins w:id="411" w:author="Lenovo PC" w:date="2019-12-05T16:03:00Z"/>
          <w:rFonts w:ascii="Times New Roman" w:hAnsi="Times New Roman" w:cs="Times New Roman"/>
          <w:sz w:val="28"/>
          <w:szCs w:val="24"/>
          <w:lang w:val="en-US"/>
        </w:rPr>
      </w:pPr>
      <w:ins w:id="412" w:author="Lenovo PC" w:date="2019-12-05T16:03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}</w:t>
        </w:r>
      </w:ins>
    </w:p>
    <w:p w14:paraId="3176C8EC" w14:textId="177E3D1B" w:rsidR="00BC18F0" w:rsidRPr="00273FC0" w:rsidRDefault="00BC18F0">
      <w:pPr>
        <w:rPr>
          <w:ins w:id="413" w:author="Lenovo PC" w:date="2019-12-05T16:04:00Z"/>
          <w:rFonts w:ascii="Times New Roman" w:hAnsi="Times New Roman" w:cs="Times New Roman"/>
          <w:sz w:val="32"/>
          <w:szCs w:val="28"/>
          <w:lang w:val="en-US"/>
          <w:rPrChange w:id="414" w:author="Lenovo PC" w:date="2019-12-05T16:42:00Z">
            <w:rPr>
              <w:ins w:id="415" w:author="Lenovo PC" w:date="2019-12-05T16:04:00Z"/>
              <w:rFonts w:ascii="Times New Roman" w:hAnsi="Times New Roman" w:cs="Times New Roman"/>
              <w:sz w:val="32"/>
              <w:szCs w:val="28"/>
            </w:rPr>
          </w:rPrChange>
        </w:rPr>
      </w:pPr>
    </w:p>
    <w:p w14:paraId="6071A1F7" w14:textId="77777777" w:rsidR="00BC18F0" w:rsidRPr="00273FC0" w:rsidRDefault="00BC18F0">
      <w:pPr>
        <w:rPr>
          <w:ins w:id="416" w:author="Lenovo PC" w:date="2019-12-05T16:04:00Z"/>
          <w:rFonts w:ascii="Times New Roman" w:hAnsi="Times New Roman" w:cs="Times New Roman"/>
          <w:sz w:val="32"/>
          <w:szCs w:val="28"/>
          <w:lang w:val="en-US"/>
          <w:rPrChange w:id="417" w:author="Lenovo PC" w:date="2019-12-05T16:42:00Z">
            <w:rPr>
              <w:ins w:id="418" w:author="Lenovo PC" w:date="2019-12-05T16:04:00Z"/>
              <w:rFonts w:ascii="Times New Roman" w:hAnsi="Times New Roman" w:cs="Times New Roman"/>
              <w:sz w:val="32"/>
              <w:szCs w:val="28"/>
            </w:rPr>
          </w:rPrChange>
        </w:rPr>
      </w:pPr>
    </w:p>
    <w:p w14:paraId="628E4F9C" w14:textId="77777777" w:rsidR="00BC18F0" w:rsidRPr="00273FC0" w:rsidRDefault="00BC18F0">
      <w:pPr>
        <w:rPr>
          <w:ins w:id="419" w:author="Lenovo PC" w:date="2019-12-05T16:04:00Z"/>
          <w:rFonts w:ascii="Times New Roman" w:hAnsi="Times New Roman" w:cs="Times New Roman"/>
          <w:i/>
          <w:iCs/>
          <w:sz w:val="28"/>
          <w:szCs w:val="24"/>
          <w:u w:val="single"/>
          <w:lang w:val="en-US"/>
          <w:rPrChange w:id="420" w:author="Lenovo PC" w:date="2019-12-05T16:40:00Z">
            <w:rPr>
              <w:ins w:id="421" w:author="Lenovo PC" w:date="2019-12-05T16:04:00Z"/>
              <w:rFonts w:ascii="Times New Roman" w:hAnsi="Times New Roman" w:cs="Times New Roman"/>
              <w:sz w:val="32"/>
              <w:szCs w:val="28"/>
            </w:rPr>
          </w:rPrChange>
        </w:rPr>
      </w:pPr>
      <w:ins w:id="422" w:author="Lenovo PC" w:date="2019-12-05T16:04:00Z"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423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Вывод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lang w:val="en-US"/>
            <w:rPrChange w:id="424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 xml:space="preserve"> 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425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расписания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lang w:val="en-US"/>
            <w:rPrChange w:id="426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 xml:space="preserve"> 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427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на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lang w:val="en-US"/>
            <w:rPrChange w:id="428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 xml:space="preserve"> 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429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определенную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lang w:val="en-US"/>
            <w:rPrChange w:id="430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 xml:space="preserve"> 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431" w:author="Lenovo PC" w:date="2019-12-05T16:40:00Z">
              <w:rPr>
                <w:rFonts w:ascii="Times New Roman" w:hAnsi="Times New Roman" w:cs="Times New Roman"/>
                <w:sz w:val="32"/>
                <w:szCs w:val="28"/>
              </w:rPr>
            </w:rPrChange>
          </w:rPr>
          <w:t>дату</w:t>
        </w:r>
      </w:ins>
    </w:p>
    <w:p w14:paraId="7C6E6748" w14:textId="33FE5CD5" w:rsidR="00BC18F0" w:rsidRPr="009A3949" w:rsidRDefault="00BC18F0" w:rsidP="00BC18F0">
      <w:pPr>
        <w:spacing w:after="0" w:line="20" w:lineRule="atLeast"/>
        <w:rPr>
          <w:ins w:id="43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3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void 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getSchedule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int &amp;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strCountSc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,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scheduleInf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*schedule, int *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int *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int &amp;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int &amp;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) {</w:t>
        </w:r>
      </w:ins>
    </w:p>
    <w:p w14:paraId="327D2540" w14:textId="77777777" w:rsidR="00BC18F0" w:rsidRPr="009A3949" w:rsidRDefault="00BC18F0" w:rsidP="00BC18F0">
      <w:pPr>
        <w:spacing w:after="0" w:line="20" w:lineRule="atLeast"/>
        <w:rPr>
          <w:ins w:id="434" w:author="Lenovo PC" w:date="2019-12-05T16:05:00Z"/>
          <w:rFonts w:ascii="Times New Roman" w:hAnsi="Times New Roman" w:cs="Times New Roman"/>
          <w:sz w:val="28"/>
          <w:szCs w:val="24"/>
        </w:rPr>
      </w:pPr>
      <w:ins w:id="43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int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f = -1;</w:t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//переменная для выбора действия</w:t>
        </w:r>
      </w:ins>
    </w:p>
    <w:p w14:paraId="060AD7E7" w14:textId="77777777" w:rsidR="00BC18F0" w:rsidRPr="009A3949" w:rsidRDefault="00BC18F0" w:rsidP="00BC18F0">
      <w:pPr>
        <w:spacing w:after="0" w:line="20" w:lineRule="atLeast"/>
        <w:rPr>
          <w:ins w:id="436" w:author="Lenovo PC" w:date="2019-12-05T16:05:00Z"/>
          <w:rFonts w:ascii="Times New Roman" w:hAnsi="Times New Roman" w:cs="Times New Roman"/>
          <w:sz w:val="28"/>
          <w:szCs w:val="24"/>
        </w:rPr>
      </w:pPr>
      <w:ins w:id="43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int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i = 0;</w:t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//индексная переменная</w:t>
        </w:r>
      </w:ins>
    </w:p>
    <w:p w14:paraId="69096F9D" w14:textId="77777777" w:rsidR="00BC18F0" w:rsidRPr="009A3949" w:rsidRDefault="00BC18F0" w:rsidP="00BC18F0">
      <w:pPr>
        <w:spacing w:after="0" w:line="20" w:lineRule="atLeast"/>
        <w:rPr>
          <w:ins w:id="438" w:author="Lenovo PC" w:date="2019-12-05T16:05:00Z"/>
          <w:rFonts w:ascii="Times New Roman" w:hAnsi="Times New Roman" w:cs="Times New Roman"/>
          <w:sz w:val="28"/>
          <w:szCs w:val="24"/>
        </w:rPr>
      </w:pPr>
      <w:ins w:id="43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int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j = 0;</w:t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//индексная переменная</w:t>
        </w:r>
      </w:ins>
    </w:p>
    <w:p w14:paraId="2A0BCACE" w14:textId="77777777" w:rsidR="00BC18F0" w:rsidRPr="009A3949" w:rsidRDefault="00BC18F0" w:rsidP="00BC18F0">
      <w:pPr>
        <w:spacing w:after="0" w:line="20" w:lineRule="atLeast"/>
        <w:rPr>
          <w:ins w:id="440" w:author="Lenovo PC" w:date="2019-12-05T16:05:00Z"/>
          <w:rFonts w:ascii="Times New Roman" w:hAnsi="Times New Roman" w:cs="Times New Roman"/>
          <w:sz w:val="28"/>
          <w:szCs w:val="24"/>
        </w:rPr>
      </w:pPr>
      <w:ins w:id="44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int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k = 0;</w:t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//индексная переменная</w:t>
        </w:r>
      </w:ins>
    </w:p>
    <w:p w14:paraId="2170027A" w14:textId="77777777" w:rsidR="00BC18F0" w:rsidRPr="009A3949" w:rsidRDefault="00BC18F0" w:rsidP="00BC18F0">
      <w:pPr>
        <w:spacing w:after="0" w:line="20" w:lineRule="atLeast"/>
        <w:rPr>
          <w:ins w:id="442" w:author="Lenovo PC" w:date="2019-12-05T16:05:00Z"/>
          <w:rFonts w:ascii="Times New Roman" w:hAnsi="Times New Roman" w:cs="Times New Roman"/>
          <w:sz w:val="28"/>
          <w:szCs w:val="24"/>
        </w:rPr>
      </w:pPr>
      <w:ins w:id="44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int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y = -1;</w:t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//индексная переменная</w:t>
        </w:r>
      </w:ins>
    </w:p>
    <w:p w14:paraId="611BBA4A" w14:textId="77777777" w:rsidR="00BC18F0" w:rsidRPr="009A3949" w:rsidRDefault="00BC18F0" w:rsidP="00BC18F0">
      <w:pPr>
        <w:spacing w:after="0" w:line="20" w:lineRule="atLeast"/>
        <w:rPr>
          <w:ins w:id="444" w:author="Lenovo PC" w:date="2019-12-05T16:05:00Z"/>
          <w:rFonts w:ascii="Times New Roman" w:hAnsi="Times New Roman" w:cs="Times New Roman"/>
          <w:sz w:val="28"/>
          <w:szCs w:val="24"/>
        </w:rPr>
      </w:pPr>
      <w:ins w:id="44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int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num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= -1;</w:t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//номер недели</w:t>
        </w:r>
      </w:ins>
    </w:p>
    <w:p w14:paraId="7FC69D05" w14:textId="77777777" w:rsidR="00BC18F0" w:rsidRPr="009A3949" w:rsidRDefault="00BC18F0" w:rsidP="00BC18F0">
      <w:pPr>
        <w:spacing w:after="0" w:line="20" w:lineRule="atLeast"/>
        <w:rPr>
          <w:ins w:id="446" w:author="Lenovo PC" w:date="2019-12-05T16:05:00Z"/>
          <w:rFonts w:ascii="Times New Roman" w:hAnsi="Times New Roman" w:cs="Times New Roman"/>
          <w:sz w:val="28"/>
          <w:szCs w:val="24"/>
        </w:rPr>
      </w:pPr>
      <w:ins w:id="44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bool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weekExist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false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;</w:t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//флаг существования недели</w:t>
        </w:r>
      </w:ins>
    </w:p>
    <w:p w14:paraId="0182B77D" w14:textId="77777777" w:rsidR="00BC18F0" w:rsidRPr="009A3949" w:rsidRDefault="00BC18F0" w:rsidP="00BC18F0">
      <w:pPr>
        <w:spacing w:after="0" w:line="20" w:lineRule="atLeast"/>
        <w:rPr>
          <w:ins w:id="44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4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char 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dateWritten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256];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//</w:t>
        </w:r>
        <w:r w:rsidRPr="009A3949">
          <w:rPr>
            <w:rFonts w:ascii="Times New Roman" w:hAnsi="Times New Roman" w:cs="Times New Roman"/>
            <w:sz w:val="28"/>
            <w:szCs w:val="24"/>
          </w:rPr>
          <w:t>дата</w:t>
        </w:r>
      </w:ins>
    </w:p>
    <w:p w14:paraId="0EC5F4D4" w14:textId="77777777" w:rsidR="00BC18F0" w:rsidRPr="009A3949" w:rsidRDefault="00BC18F0" w:rsidP="00BC18F0">
      <w:pPr>
        <w:spacing w:after="0" w:line="20" w:lineRule="atLeast"/>
        <w:rPr>
          <w:ins w:id="45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5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 xml:space="preserve">bool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dateExist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 false;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//</w:t>
        </w:r>
        <w:r w:rsidRPr="009A3949">
          <w:rPr>
            <w:rFonts w:ascii="Times New Roman" w:hAnsi="Times New Roman" w:cs="Times New Roman"/>
            <w:sz w:val="28"/>
            <w:szCs w:val="24"/>
          </w:rPr>
          <w:t>флаг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существования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даты</w:t>
        </w:r>
      </w:ins>
    </w:p>
    <w:p w14:paraId="5B4E2841" w14:textId="77777777" w:rsidR="00BC18F0" w:rsidRPr="009A3949" w:rsidRDefault="00BC18F0" w:rsidP="00BC18F0">
      <w:pPr>
        <w:spacing w:after="0" w:line="20" w:lineRule="atLeast"/>
        <w:rPr>
          <w:ins w:id="45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</w:p>
    <w:p w14:paraId="606B36A4" w14:textId="77777777" w:rsidR="00BC18F0" w:rsidRPr="009A3949" w:rsidRDefault="00BC18F0" w:rsidP="00BC18F0">
      <w:pPr>
        <w:spacing w:after="0" w:line="20" w:lineRule="atLeast"/>
        <w:rPr>
          <w:ins w:id="453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54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lastRenderedPageBreak/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] = 2 * 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spellStart"/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- 1] -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- 2]; //</w:t>
        </w:r>
        <w:r w:rsidRPr="009A3949">
          <w:rPr>
            <w:rFonts w:ascii="Times New Roman" w:hAnsi="Times New Roman" w:cs="Times New Roman"/>
            <w:sz w:val="28"/>
            <w:szCs w:val="24"/>
          </w:rPr>
          <w:t>расчет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следующего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индекса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недель</w:t>
        </w:r>
      </w:ins>
    </w:p>
    <w:p w14:paraId="0C1C1ED4" w14:textId="77777777" w:rsidR="00BC18F0" w:rsidRPr="009A3949" w:rsidRDefault="00BC18F0" w:rsidP="00BC18F0">
      <w:pPr>
        <w:spacing w:after="0" w:line="20" w:lineRule="atLeast"/>
        <w:rPr>
          <w:ins w:id="455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</w:p>
    <w:p w14:paraId="2DD7580D" w14:textId="77777777" w:rsidR="00BC18F0" w:rsidRPr="009A3949" w:rsidRDefault="00BC18F0" w:rsidP="00BC18F0">
      <w:pPr>
        <w:spacing w:after="0" w:line="20" w:lineRule="atLeast"/>
        <w:rPr>
          <w:ins w:id="456" w:author="Lenovo PC" w:date="2019-12-05T16:05:00Z"/>
          <w:rFonts w:ascii="Times New Roman" w:hAnsi="Times New Roman" w:cs="Times New Roman"/>
          <w:sz w:val="28"/>
          <w:szCs w:val="24"/>
        </w:rPr>
      </w:pPr>
      <w:ins w:id="45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</w:rPr>
          <w:t>"Выберите дальнейшее действие:\n1. Вывести все доступное расписание\n2. Вывести расписание определенной недели\n3. Вывести расписание на определенную дату\n");</w:t>
        </w:r>
      </w:ins>
    </w:p>
    <w:p w14:paraId="3959A491" w14:textId="77777777" w:rsidR="00BC18F0" w:rsidRPr="009A3949" w:rsidRDefault="00BC18F0" w:rsidP="00BC18F0">
      <w:pPr>
        <w:spacing w:after="0" w:line="20" w:lineRule="atLeast"/>
        <w:rPr>
          <w:ins w:id="45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5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scanf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"%d", &amp;f);</w:t>
        </w:r>
      </w:ins>
    </w:p>
    <w:p w14:paraId="3F0B3135" w14:textId="77777777" w:rsidR="00BC18F0" w:rsidRPr="009A3949" w:rsidRDefault="00BC18F0" w:rsidP="00BC18F0">
      <w:pPr>
        <w:spacing w:after="0" w:line="20" w:lineRule="atLeast"/>
        <w:rPr>
          <w:ins w:id="46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6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if (f == 1) {</w:t>
        </w:r>
      </w:ins>
    </w:p>
    <w:p w14:paraId="2B6B92A0" w14:textId="77777777" w:rsidR="00BC18F0" w:rsidRPr="009A3949" w:rsidRDefault="00BC18F0" w:rsidP="00BC18F0">
      <w:pPr>
        <w:spacing w:after="0" w:line="20" w:lineRule="atLeast"/>
        <w:rPr>
          <w:ins w:id="462" w:author="Lenovo PC" w:date="2019-12-05T16:05:00Z"/>
          <w:rFonts w:ascii="Times New Roman" w:hAnsi="Times New Roman" w:cs="Times New Roman"/>
          <w:sz w:val="28"/>
          <w:szCs w:val="24"/>
        </w:rPr>
      </w:pPr>
      <w:ins w:id="46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>//печать всего доступного расписания</w:t>
        </w:r>
      </w:ins>
    </w:p>
    <w:p w14:paraId="58E4CBD5" w14:textId="77777777" w:rsidR="00BC18F0" w:rsidRPr="00BC18F0" w:rsidRDefault="00BC18F0" w:rsidP="00BC18F0">
      <w:pPr>
        <w:spacing w:after="0" w:line="20" w:lineRule="atLeast"/>
        <w:rPr>
          <w:ins w:id="464" w:author="Lenovo PC" w:date="2019-12-05T16:05:00Z"/>
          <w:rFonts w:ascii="Times New Roman" w:hAnsi="Times New Roman" w:cs="Times New Roman"/>
          <w:sz w:val="28"/>
          <w:szCs w:val="24"/>
          <w:rPrChange w:id="465" w:author="Lenovo PC" w:date="2019-12-05T16:05:00Z">
            <w:rPr>
              <w:ins w:id="466" w:author="Lenovo PC" w:date="2019-12-05T16:05:00Z"/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ins w:id="46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for</w:t>
        </w:r>
        <w:r w:rsidRPr="00BC18F0">
          <w:rPr>
            <w:rFonts w:ascii="Times New Roman" w:hAnsi="Times New Roman" w:cs="Times New Roman"/>
            <w:sz w:val="28"/>
            <w:szCs w:val="24"/>
            <w:rPrChange w:id="468" w:author="Lenovo PC" w:date="2019-12-05T16:05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(</w:t>
        </w:r>
        <w:proofErr w:type="spellStart"/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BC18F0">
          <w:rPr>
            <w:rFonts w:ascii="Times New Roman" w:hAnsi="Times New Roman" w:cs="Times New Roman"/>
            <w:sz w:val="28"/>
            <w:szCs w:val="24"/>
            <w:rPrChange w:id="469" w:author="Lenovo PC" w:date="2019-12-05T16:05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= 0; </w:t>
        </w:r>
        <w:proofErr w:type="spellStart"/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BC18F0">
          <w:rPr>
            <w:rFonts w:ascii="Times New Roman" w:hAnsi="Times New Roman" w:cs="Times New Roman"/>
            <w:sz w:val="28"/>
            <w:szCs w:val="24"/>
            <w:rPrChange w:id="470" w:author="Lenovo PC" w:date="2019-12-05T16:05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 &lt; </w:t>
        </w:r>
        <w:proofErr w:type="spellStart"/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strCountSc</w:t>
        </w:r>
        <w:proofErr w:type="spellEnd"/>
        <w:r w:rsidRPr="00BC18F0">
          <w:rPr>
            <w:rFonts w:ascii="Times New Roman" w:hAnsi="Times New Roman" w:cs="Times New Roman"/>
            <w:sz w:val="28"/>
            <w:szCs w:val="24"/>
            <w:rPrChange w:id="471" w:author="Lenovo PC" w:date="2019-12-05T16:05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 xml:space="preserve">; </w:t>
        </w:r>
        <w:proofErr w:type="spellStart"/>
        <w:r w:rsidRPr="00CC4375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BC18F0">
          <w:rPr>
            <w:rFonts w:ascii="Times New Roman" w:hAnsi="Times New Roman" w:cs="Times New Roman"/>
            <w:sz w:val="28"/>
            <w:szCs w:val="24"/>
            <w:rPrChange w:id="472" w:author="Lenovo PC" w:date="2019-12-05T16:05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>++) {</w:t>
        </w:r>
      </w:ins>
    </w:p>
    <w:p w14:paraId="5C6C7DB3" w14:textId="77777777" w:rsidR="00BC18F0" w:rsidRPr="0039278F" w:rsidRDefault="00BC18F0" w:rsidP="00BC18F0">
      <w:pPr>
        <w:spacing w:after="0" w:line="20" w:lineRule="atLeast"/>
        <w:rPr>
          <w:ins w:id="473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74" w:author="Lenovo PC" w:date="2019-12-05T16:05:00Z">
        <w:r w:rsidRPr="00BC18F0">
          <w:rPr>
            <w:rFonts w:ascii="Times New Roman" w:hAnsi="Times New Roman" w:cs="Times New Roman"/>
            <w:sz w:val="28"/>
            <w:szCs w:val="24"/>
            <w:rPrChange w:id="475" w:author="Lenovo PC" w:date="2019-12-05T16:05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ab/>
        </w:r>
        <w:r w:rsidRPr="00BC18F0">
          <w:rPr>
            <w:rFonts w:ascii="Times New Roman" w:hAnsi="Times New Roman" w:cs="Times New Roman"/>
            <w:sz w:val="28"/>
            <w:szCs w:val="24"/>
            <w:rPrChange w:id="476" w:author="Lenovo PC" w:date="2019-12-05T16:05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ab/>
        </w:r>
        <w:r w:rsidRPr="00BC18F0">
          <w:rPr>
            <w:rFonts w:ascii="Times New Roman" w:hAnsi="Times New Roman" w:cs="Times New Roman"/>
            <w:sz w:val="28"/>
            <w:szCs w:val="24"/>
            <w:rPrChange w:id="477" w:author="Lenovo PC" w:date="2019-12-05T16:05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>if (</w:t>
        </w:r>
        <w:proofErr w:type="spellStart"/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 xml:space="preserve"> == </w:t>
        </w:r>
        <w:proofErr w:type="spellStart"/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>weekIndex</w:t>
        </w:r>
        <w:proofErr w:type="spellEnd"/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>[k]) {</w:t>
        </w:r>
      </w:ins>
    </w:p>
    <w:p w14:paraId="491F1544" w14:textId="77777777" w:rsidR="00BC18F0" w:rsidRPr="009A3949" w:rsidRDefault="00BC18F0" w:rsidP="00BC18F0">
      <w:pPr>
        <w:spacing w:after="0" w:line="20" w:lineRule="atLeast"/>
        <w:rPr>
          <w:ins w:id="47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79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 %d\n",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].week,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numWeek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);</w:t>
        </w:r>
      </w:ins>
    </w:p>
    <w:p w14:paraId="487FB85B" w14:textId="77777777" w:rsidR="00BC18F0" w:rsidRPr="009A3949" w:rsidRDefault="00BC18F0" w:rsidP="00BC18F0">
      <w:pPr>
        <w:spacing w:after="0" w:line="20" w:lineRule="atLeast"/>
        <w:rPr>
          <w:ins w:id="48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8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k++;</w:t>
        </w:r>
      </w:ins>
    </w:p>
    <w:p w14:paraId="66D04F0D" w14:textId="77777777" w:rsidR="00BC18F0" w:rsidRPr="009A3949" w:rsidRDefault="00BC18F0" w:rsidP="00BC18F0">
      <w:pPr>
        <w:spacing w:after="0" w:line="20" w:lineRule="atLeast"/>
        <w:rPr>
          <w:ins w:id="48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8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60759750" w14:textId="17647977" w:rsidR="00BC18F0" w:rsidRPr="009A3949" w:rsidRDefault="00BC18F0" w:rsidP="00BC18F0">
      <w:pPr>
        <w:spacing w:after="0" w:line="20" w:lineRule="atLeast"/>
        <w:rPr>
          <w:ins w:id="484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8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else if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[j]) {</w:t>
        </w:r>
      </w:ins>
    </w:p>
    <w:p w14:paraId="1A3ABFFE" w14:textId="77777777" w:rsidR="00BC18F0" w:rsidRPr="009A3949" w:rsidRDefault="00BC18F0" w:rsidP="00BC18F0">
      <w:pPr>
        <w:spacing w:after="0" w:line="20" w:lineRule="atLeast"/>
        <w:rPr>
          <w:ins w:id="486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8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].date);</w:t>
        </w:r>
      </w:ins>
    </w:p>
    <w:p w14:paraId="5AE42446" w14:textId="77777777" w:rsidR="00BC18F0" w:rsidRPr="009A3949" w:rsidRDefault="00BC18F0" w:rsidP="00BC18F0">
      <w:pPr>
        <w:spacing w:after="0" w:line="20" w:lineRule="atLeast"/>
        <w:rPr>
          <w:ins w:id="48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8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j++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;</w:t>
        </w:r>
      </w:ins>
    </w:p>
    <w:p w14:paraId="7D5089B0" w14:textId="77777777" w:rsidR="00BC18F0" w:rsidRPr="009A3949" w:rsidRDefault="00BC18F0" w:rsidP="00BC18F0">
      <w:pPr>
        <w:spacing w:after="0" w:line="20" w:lineRule="atLeast"/>
        <w:rPr>
          <w:ins w:id="49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9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15BF133C" w14:textId="77777777" w:rsidR="00BC18F0" w:rsidRPr="009A3949" w:rsidRDefault="00BC18F0" w:rsidP="00BC18F0">
      <w:pPr>
        <w:spacing w:after="0" w:line="20" w:lineRule="atLeast"/>
        <w:rPr>
          <w:ins w:id="49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9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else if (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!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[j]) {</w:t>
        </w:r>
      </w:ins>
    </w:p>
    <w:p w14:paraId="5E51A6A8" w14:textId="7F6E8559" w:rsidR="00BC18F0" w:rsidRPr="009A3949" w:rsidRDefault="00BC18F0" w:rsidP="00BC18F0">
      <w:pPr>
        <w:spacing w:after="0" w:line="20" w:lineRule="atLeast"/>
        <w:rPr>
          <w:ins w:id="494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49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 %s %s %s %s %s\n",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].subject,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classTime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numOfAudience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teacherSN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);</w:t>
        </w:r>
      </w:ins>
    </w:p>
    <w:p w14:paraId="7D736E44" w14:textId="77777777" w:rsidR="00BC18F0" w:rsidRPr="009A3949" w:rsidRDefault="00BC18F0" w:rsidP="00BC18F0">
      <w:pPr>
        <w:spacing w:after="0" w:line="20" w:lineRule="atLeast"/>
        <w:rPr>
          <w:ins w:id="496" w:author="Lenovo PC" w:date="2019-12-05T16:05:00Z"/>
          <w:rFonts w:ascii="Times New Roman" w:hAnsi="Times New Roman" w:cs="Times New Roman"/>
          <w:sz w:val="28"/>
          <w:szCs w:val="24"/>
        </w:rPr>
      </w:pPr>
      <w:ins w:id="49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>}</w:t>
        </w:r>
      </w:ins>
    </w:p>
    <w:p w14:paraId="505A34D7" w14:textId="77777777" w:rsidR="00BC18F0" w:rsidRPr="009A3949" w:rsidRDefault="00BC18F0" w:rsidP="00BC18F0">
      <w:pPr>
        <w:spacing w:after="0" w:line="20" w:lineRule="atLeast"/>
        <w:rPr>
          <w:ins w:id="498" w:author="Lenovo PC" w:date="2019-12-05T16:05:00Z"/>
          <w:rFonts w:ascii="Times New Roman" w:hAnsi="Times New Roman" w:cs="Times New Roman"/>
          <w:sz w:val="28"/>
          <w:szCs w:val="24"/>
        </w:rPr>
      </w:pPr>
      <w:ins w:id="49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2FAA0BFA" w14:textId="77777777" w:rsidR="00BC18F0" w:rsidRPr="009A3949" w:rsidRDefault="00BC18F0" w:rsidP="00BC18F0">
      <w:pPr>
        <w:spacing w:after="0" w:line="20" w:lineRule="atLeast"/>
        <w:rPr>
          <w:ins w:id="500" w:author="Lenovo PC" w:date="2019-12-05T16:05:00Z"/>
          <w:rFonts w:ascii="Times New Roman" w:hAnsi="Times New Roman" w:cs="Times New Roman"/>
          <w:sz w:val="28"/>
          <w:szCs w:val="24"/>
        </w:rPr>
      </w:pPr>
      <w:ins w:id="50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299A3091" w14:textId="77777777" w:rsidR="00BC18F0" w:rsidRPr="009A3949" w:rsidRDefault="00BC18F0" w:rsidP="00BC18F0">
      <w:pPr>
        <w:spacing w:after="0" w:line="20" w:lineRule="atLeast"/>
        <w:rPr>
          <w:ins w:id="502" w:author="Lenovo PC" w:date="2019-12-05T16:05:00Z"/>
          <w:rFonts w:ascii="Times New Roman" w:hAnsi="Times New Roman" w:cs="Times New Roman"/>
          <w:sz w:val="28"/>
          <w:szCs w:val="24"/>
        </w:rPr>
      </w:pPr>
      <w:ins w:id="50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(f == 2) {</w:t>
        </w:r>
      </w:ins>
    </w:p>
    <w:p w14:paraId="1B45EDBD" w14:textId="77777777" w:rsidR="00BC18F0" w:rsidRPr="009A3949" w:rsidRDefault="00BC18F0" w:rsidP="00BC18F0">
      <w:pPr>
        <w:spacing w:after="0" w:line="20" w:lineRule="atLeast"/>
        <w:rPr>
          <w:ins w:id="504" w:author="Lenovo PC" w:date="2019-12-05T16:05:00Z"/>
          <w:rFonts w:ascii="Times New Roman" w:hAnsi="Times New Roman" w:cs="Times New Roman"/>
          <w:sz w:val="28"/>
          <w:szCs w:val="24"/>
        </w:rPr>
      </w:pPr>
      <w:ins w:id="50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</w:rPr>
          <w:t>"Введите номер недели: ");</w:t>
        </w:r>
      </w:ins>
    </w:p>
    <w:p w14:paraId="64BE34F0" w14:textId="77777777" w:rsidR="00BC18F0" w:rsidRPr="009A3949" w:rsidRDefault="00BC18F0" w:rsidP="00BC18F0">
      <w:pPr>
        <w:spacing w:after="0" w:line="20" w:lineRule="atLeast"/>
        <w:rPr>
          <w:ins w:id="506" w:author="Lenovo PC" w:date="2019-12-05T16:05:00Z"/>
          <w:rFonts w:ascii="Times New Roman" w:hAnsi="Times New Roman" w:cs="Times New Roman"/>
          <w:sz w:val="28"/>
          <w:szCs w:val="24"/>
        </w:rPr>
      </w:pPr>
      <w:ins w:id="50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</w:rPr>
          <w:t>scanf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</w:rPr>
          <w:t>"%d", &amp;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num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);</w:t>
        </w:r>
      </w:ins>
    </w:p>
    <w:p w14:paraId="7001CDC0" w14:textId="77777777" w:rsidR="00BC18F0" w:rsidRPr="009A3949" w:rsidRDefault="00BC18F0" w:rsidP="00BC18F0">
      <w:pPr>
        <w:spacing w:after="0" w:line="20" w:lineRule="atLeast"/>
        <w:rPr>
          <w:ins w:id="508" w:author="Lenovo PC" w:date="2019-12-05T16:05:00Z"/>
          <w:rFonts w:ascii="Times New Roman" w:hAnsi="Times New Roman" w:cs="Times New Roman"/>
          <w:sz w:val="28"/>
          <w:szCs w:val="24"/>
        </w:rPr>
      </w:pPr>
      <w:ins w:id="50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/*проверка на существование введенной недели*/</w:t>
        </w:r>
      </w:ins>
    </w:p>
    <w:p w14:paraId="103F348A" w14:textId="77777777" w:rsidR="00BC18F0" w:rsidRPr="009A3949" w:rsidRDefault="00BC18F0" w:rsidP="00BC18F0">
      <w:pPr>
        <w:spacing w:after="0" w:line="20" w:lineRule="atLeast"/>
        <w:rPr>
          <w:ins w:id="51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1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for (y = 0; y &lt;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; y++) {</w:t>
        </w:r>
      </w:ins>
    </w:p>
    <w:p w14:paraId="63CF5A49" w14:textId="77777777" w:rsidR="00BC18F0" w:rsidRPr="009A3949" w:rsidRDefault="00BC18F0" w:rsidP="00BC18F0">
      <w:pPr>
        <w:spacing w:after="0" w:line="20" w:lineRule="atLeast"/>
        <w:rPr>
          <w:ins w:id="512" w:author="Lenovo PC" w:date="2019-12-05T16:05:00Z"/>
          <w:rFonts w:ascii="Times New Roman" w:hAnsi="Times New Roman" w:cs="Times New Roman"/>
          <w:sz w:val="28"/>
          <w:szCs w:val="24"/>
        </w:rPr>
      </w:pPr>
      <w:ins w:id="51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num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schedule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[y]</w:t>
        </w:r>
        <w:proofErr w:type="gramStart"/>
        <w:r w:rsidRPr="009A3949">
          <w:rPr>
            <w:rFonts w:ascii="Times New Roman" w:hAnsi="Times New Roman" w:cs="Times New Roman"/>
            <w:sz w:val="28"/>
            <w:szCs w:val="24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numWeek</w:t>
        </w:r>
        <w:proofErr w:type="spellEnd"/>
        <w:proofErr w:type="gramEnd"/>
        <w:r w:rsidRPr="009A3949">
          <w:rPr>
            <w:rFonts w:ascii="Times New Roman" w:hAnsi="Times New Roman" w:cs="Times New Roman"/>
            <w:sz w:val="28"/>
            <w:szCs w:val="24"/>
          </w:rPr>
          <w:t>) { //если номер введенной недели совпадает с каким-то номером недели массива индексов недель</w:t>
        </w:r>
      </w:ins>
    </w:p>
    <w:p w14:paraId="24C79FA7" w14:textId="77777777" w:rsidR="00BC18F0" w:rsidRPr="009A3949" w:rsidRDefault="00BC18F0" w:rsidP="00BC18F0">
      <w:pPr>
        <w:spacing w:after="0" w:line="20" w:lineRule="atLeast"/>
        <w:rPr>
          <w:ins w:id="514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1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weekExist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 true;</w:t>
        </w:r>
      </w:ins>
    </w:p>
    <w:p w14:paraId="19448A2F" w14:textId="77777777" w:rsidR="00BC18F0" w:rsidRPr="009A3949" w:rsidRDefault="00BC18F0" w:rsidP="00BC18F0">
      <w:pPr>
        <w:spacing w:after="0" w:line="20" w:lineRule="atLeast"/>
        <w:rPr>
          <w:ins w:id="516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1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break;</w:t>
        </w:r>
      </w:ins>
    </w:p>
    <w:p w14:paraId="7575EF9C" w14:textId="77777777" w:rsidR="00BC18F0" w:rsidRPr="009A3949" w:rsidRDefault="00BC18F0" w:rsidP="00BC18F0">
      <w:pPr>
        <w:spacing w:after="0" w:line="20" w:lineRule="atLeast"/>
        <w:rPr>
          <w:ins w:id="51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1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487618E6" w14:textId="77777777" w:rsidR="00BC18F0" w:rsidRPr="009A3949" w:rsidRDefault="00BC18F0" w:rsidP="00BC18F0">
      <w:pPr>
        <w:spacing w:after="0" w:line="20" w:lineRule="atLeast"/>
        <w:rPr>
          <w:ins w:id="52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2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 xml:space="preserve">else if ((y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- 1) &amp;&amp;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weekExist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== false)) {</w:t>
        </w:r>
      </w:ins>
    </w:p>
    <w:p w14:paraId="75A618AD" w14:textId="77777777" w:rsidR="00BC18F0" w:rsidRPr="009A3949" w:rsidRDefault="00BC18F0" w:rsidP="00BC18F0">
      <w:pPr>
        <w:spacing w:after="0" w:line="20" w:lineRule="atLeast"/>
        <w:rPr>
          <w:ins w:id="522" w:author="Lenovo PC" w:date="2019-12-05T16:05:00Z"/>
          <w:rFonts w:ascii="Times New Roman" w:hAnsi="Times New Roman" w:cs="Times New Roman"/>
          <w:sz w:val="28"/>
          <w:szCs w:val="24"/>
        </w:rPr>
      </w:pPr>
      <w:ins w:id="52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system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("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cls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");</w:t>
        </w:r>
      </w:ins>
    </w:p>
    <w:p w14:paraId="000D9EFC" w14:textId="77777777" w:rsidR="00BC18F0" w:rsidRPr="009A3949" w:rsidRDefault="00BC18F0" w:rsidP="00BC18F0">
      <w:pPr>
        <w:spacing w:after="0" w:line="20" w:lineRule="atLeast"/>
        <w:rPr>
          <w:ins w:id="524" w:author="Lenovo PC" w:date="2019-12-05T16:05:00Z"/>
          <w:rFonts w:ascii="Times New Roman" w:hAnsi="Times New Roman" w:cs="Times New Roman"/>
          <w:sz w:val="28"/>
          <w:szCs w:val="24"/>
        </w:rPr>
      </w:pPr>
      <w:ins w:id="52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</w:rPr>
          <w:t>"Выбранная вами неделя недоступна.\n");</w:t>
        </w:r>
      </w:ins>
    </w:p>
    <w:p w14:paraId="2598E006" w14:textId="77777777" w:rsidR="00BC18F0" w:rsidRPr="009A3949" w:rsidRDefault="00BC18F0" w:rsidP="00BC18F0">
      <w:pPr>
        <w:spacing w:after="0" w:line="20" w:lineRule="atLeast"/>
        <w:rPr>
          <w:ins w:id="526" w:author="Lenovo PC" w:date="2019-12-05T16:05:00Z"/>
          <w:rFonts w:ascii="Times New Roman" w:hAnsi="Times New Roman" w:cs="Times New Roman"/>
          <w:sz w:val="28"/>
          <w:szCs w:val="24"/>
        </w:rPr>
      </w:pPr>
      <w:ins w:id="52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break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;</w:t>
        </w:r>
      </w:ins>
    </w:p>
    <w:p w14:paraId="74D6FBAD" w14:textId="77777777" w:rsidR="00BC18F0" w:rsidRPr="009A3949" w:rsidRDefault="00BC18F0" w:rsidP="00BC18F0">
      <w:pPr>
        <w:spacing w:after="0" w:line="20" w:lineRule="atLeast"/>
        <w:rPr>
          <w:ins w:id="528" w:author="Lenovo PC" w:date="2019-12-05T16:05:00Z"/>
          <w:rFonts w:ascii="Times New Roman" w:hAnsi="Times New Roman" w:cs="Times New Roman"/>
          <w:sz w:val="28"/>
          <w:szCs w:val="24"/>
        </w:rPr>
      </w:pPr>
      <w:ins w:id="52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76821DD8" w14:textId="77777777" w:rsidR="00BC18F0" w:rsidRPr="009A3949" w:rsidRDefault="00BC18F0" w:rsidP="00BC18F0">
      <w:pPr>
        <w:spacing w:after="0" w:line="20" w:lineRule="atLeast"/>
        <w:rPr>
          <w:ins w:id="530" w:author="Lenovo PC" w:date="2019-12-05T16:05:00Z"/>
          <w:rFonts w:ascii="Times New Roman" w:hAnsi="Times New Roman" w:cs="Times New Roman"/>
          <w:sz w:val="28"/>
          <w:szCs w:val="24"/>
        </w:rPr>
      </w:pPr>
      <w:ins w:id="53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78BFED5D" w14:textId="77777777" w:rsidR="00BC18F0" w:rsidRPr="009A3949" w:rsidRDefault="00BC18F0" w:rsidP="00BC18F0">
      <w:pPr>
        <w:spacing w:after="0" w:line="20" w:lineRule="atLeast"/>
        <w:rPr>
          <w:ins w:id="532" w:author="Lenovo PC" w:date="2019-12-05T16:05:00Z"/>
          <w:rFonts w:ascii="Times New Roman" w:hAnsi="Times New Roman" w:cs="Times New Roman"/>
          <w:sz w:val="28"/>
          <w:szCs w:val="24"/>
        </w:rPr>
      </w:pPr>
      <w:ins w:id="53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weekExist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true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) {</w:t>
        </w:r>
      </w:ins>
    </w:p>
    <w:p w14:paraId="7601F966" w14:textId="77777777" w:rsidR="00BC18F0" w:rsidRPr="009A3949" w:rsidRDefault="00BC18F0" w:rsidP="00BC18F0">
      <w:pPr>
        <w:spacing w:after="0" w:line="20" w:lineRule="atLeast"/>
        <w:rPr>
          <w:ins w:id="534" w:author="Lenovo PC" w:date="2019-12-05T16:05:00Z"/>
          <w:rFonts w:ascii="Times New Roman" w:hAnsi="Times New Roman" w:cs="Times New Roman"/>
          <w:sz w:val="28"/>
          <w:szCs w:val="24"/>
        </w:rPr>
      </w:pPr>
      <w:ins w:id="53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lastRenderedPageBreak/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//печать расписания на выбранную неделю</w:t>
        </w:r>
      </w:ins>
    </w:p>
    <w:p w14:paraId="44C9BE8F" w14:textId="77777777" w:rsidR="00BC18F0" w:rsidRPr="009A3949" w:rsidRDefault="00BC18F0" w:rsidP="00BC18F0">
      <w:pPr>
        <w:spacing w:after="0" w:line="20" w:lineRule="atLeast"/>
        <w:rPr>
          <w:ins w:id="536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3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for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[y];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&lt; 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y + 1];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++) {</w:t>
        </w:r>
      </w:ins>
    </w:p>
    <w:p w14:paraId="0AA03B36" w14:textId="77777777" w:rsidR="00BC18F0" w:rsidRPr="009A3949" w:rsidRDefault="00BC18F0" w:rsidP="00BC18F0">
      <w:pPr>
        <w:spacing w:after="0" w:line="20" w:lineRule="atLeast"/>
        <w:rPr>
          <w:ins w:id="53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3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if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weekIndex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[y]) {</w:t>
        </w:r>
      </w:ins>
    </w:p>
    <w:p w14:paraId="400C3021" w14:textId="77777777" w:rsidR="00BC18F0" w:rsidRPr="009A3949" w:rsidRDefault="00BC18F0" w:rsidP="00BC18F0">
      <w:pPr>
        <w:spacing w:after="0" w:line="20" w:lineRule="atLeast"/>
        <w:rPr>
          <w:ins w:id="54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4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 %d\n",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].week,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numWeek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);</w:t>
        </w:r>
      </w:ins>
    </w:p>
    <w:p w14:paraId="2E9F2D98" w14:textId="77777777" w:rsidR="00BC18F0" w:rsidRPr="009A3949" w:rsidRDefault="00BC18F0" w:rsidP="00BC18F0">
      <w:pPr>
        <w:spacing w:after="0" w:line="20" w:lineRule="atLeast"/>
        <w:rPr>
          <w:ins w:id="54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4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2BA4DE43" w14:textId="77777777" w:rsidR="00BC18F0" w:rsidRPr="009A3949" w:rsidRDefault="00BC18F0" w:rsidP="00BC18F0">
      <w:pPr>
        <w:spacing w:after="0" w:line="20" w:lineRule="atLeast"/>
        <w:rPr>
          <w:ins w:id="544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4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else if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== 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(num - 1) * 5 + j]) {</w:t>
        </w:r>
      </w:ins>
    </w:p>
    <w:p w14:paraId="6EEF7319" w14:textId="77777777" w:rsidR="00BC18F0" w:rsidRPr="009A3949" w:rsidRDefault="00BC18F0" w:rsidP="00BC18F0">
      <w:pPr>
        <w:spacing w:after="0" w:line="20" w:lineRule="atLeast"/>
        <w:rPr>
          <w:ins w:id="546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4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].date);</w:t>
        </w:r>
      </w:ins>
    </w:p>
    <w:p w14:paraId="731F8036" w14:textId="77777777" w:rsidR="00BC18F0" w:rsidRPr="0039278F" w:rsidRDefault="00BC18F0" w:rsidP="00BC18F0">
      <w:pPr>
        <w:spacing w:after="0" w:line="20" w:lineRule="atLeast"/>
        <w:rPr>
          <w:ins w:id="54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4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>j++</w:t>
        </w:r>
        <w:proofErr w:type="spellEnd"/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>;</w:t>
        </w:r>
      </w:ins>
    </w:p>
    <w:p w14:paraId="1A869AD2" w14:textId="77777777" w:rsidR="00BC18F0" w:rsidRPr="0039278F" w:rsidRDefault="00BC18F0" w:rsidP="00BC18F0">
      <w:pPr>
        <w:spacing w:after="0" w:line="20" w:lineRule="atLeast"/>
        <w:rPr>
          <w:ins w:id="55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51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38EE1FDD" w14:textId="77777777" w:rsidR="00BC18F0" w:rsidRPr="0039278F" w:rsidRDefault="00BC18F0" w:rsidP="00BC18F0">
      <w:pPr>
        <w:spacing w:after="0" w:line="20" w:lineRule="atLeast"/>
        <w:rPr>
          <w:ins w:id="55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53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  <w:t>else {</w:t>
        </w:r>
      </w:ins>
    </w:p>
    <w:p w14:paraId="22493642" w14:textId="77777777" w:rsidR="00BC18F0" w:rsidRPr="009A3949" w:rsidRDefault="00BC18F0" w:rsidP="00BC18F0">
      <w:pPr>
        <w:spacing w:after="0" w:line="20" w:lineRule="atLeast"/>
        <w:rPr>
          <w:ins w:id="554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55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 %s %s %s %s %s\n",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].subject,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classTime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numOfAudience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teacherSN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);</w:t>
        </w:r>
      </w:ins>
    </w:p>
    <w:p w14:paraId="6DB334B3" w14:textId="77777777" w:rsidR="00BC18F0" w:rsidRPr="009A3949" w:rsidRDefault="00BC18F0" w:rsidP="00BC18F0">
      <w:pPr>
        <w:spacing w:after="0" w:line="20" w:lineRule="atLeast"/>
        <w:rPr>
          <w:ins w:id="556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5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0EF9B61C" w14:textId="77777777" w:rsidR="00BC18F0" w:rsidRPr="009A3949" w:rsidRDefault="00BC18F0" w:rsidP="00BC18F0">
      <w:pPr>
        <w:spacing w:after="0" w:line="20" w:lineRule="atLeast"/>
        <w:rPr>
          <w:ins w:id="55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5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1CCC060C" w14:textId="77777777" w:rsidR="00BC18F0" w:rsidRPr="009A3949" w:rsidRDefault="00BC18F0" w:rsidP="00BC18F0">
      <w:pPr>
        <w:spacing w:after="0" w:line="20" w:lineRule="atLeast"/>
        <w:rPr>
          <w:ins w:id="56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6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5A10C4D6" w14:textId="77777777" w:rsidR="00BC18F0" w:rsidRPr="009A3949" w:rsidRDefault="00BC18F0" w:rsidP="00BC18F0">
      <w:pPr>
        <w:spacing w:after="0" w:line="20" w:lineRule="atLeast"/>
        <w:rPr>
          <w:ins w:id="56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6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505C34B6" w14:textId="77777777" w:rsidR="00BC18F0" w:rsidRPr="009A3949" w:rsidRDefault="00BC18F0" w:rsidP="00BC18F0">
      <w:pPr>
        <w:spacing w:after="0" w:line="20" w:lineRule="atLeast"/>
        <w:rPr>
          <w:ins w:id="564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6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if (f == 3) {</w:t>
        </w:r>
      </w:ins>
    </w:p>
    <w:p w14:paraId="7C5F0454" w14:textId="77777777" w:rsidR="00BC18F0" w:rsidRPr="00273FC0" w:rsidRDefault="00BC18F0" w:rsidP="00BC18F0">
      <w:pPr>
        <w:spacing w:after="0" w:line="20" w:lineRule="atLeast"/>
        <w:rPr>
          <w:ins w:id="566" w:author="Lenovo PC" w:date="2019-12-05T16:05:00Z"/>
          <w:rFonts w:ascii="Times New Roman" w:hAnsi="Times New Roman" w:cs="Times New Roman"/>
          <w:sz w:val="28"/>
          <w:szCs w:val="24"/>
          <w:lang w:val="en-US"/>
          <w:rPrChange w:id="567" w:author="Lenovo PC" w:date="2019-12-05T16:42:00Z">
            <w:rPr>
              <w:ins w:id="568" w:author="Lenovo PC" w:date="2019-12-05T16:05:00Z"/>
              <w:rFonts w:ascii="Times New Roman" w:hAnsi="Times New Roman" w:cs="Times New Roman"/>
              <w:sz w:val="28"/>
              <w:szCs w:val="24"/>
            </w:rPr>
          </w:rPrChange>
        </w:rPr>
      </w:pPr>
      <w:ins w:id="56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70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(</w:t>
        </w:r>
        <w:proofErr w:type="gramEnd"/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71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"</w:t>
        </w:r>
        <w:r w:rsidRPr="009A3949">
          <w:rPr>
            <w:rFonts w:ascii="Times New Roman" w:hAnsi="Times New Roman" w:cs="Times New Roman"/>
            <w:sz w:val="28"/>
            <w:szCs w:val="24"/>
          </w:rPr>
          <w:t>Введите</w:t>
        </w:r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72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дату</w:t>
        </w:r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73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 (</w:t>
        </w:r>
        <w:r w:rsidRPr="009A3949">
          <w:rPr>
            <w:rFonts w:ascii="Times New Roman" w:hAnsi="Times New Roman" w:cs="Times New Roman"/>
            <w:sz w:val="28"/>
            <w:szCs w:val="24"/>
          </w:rPr>
          <w:t>в</w:t>
        </w:r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74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формате</w:t>
        </w:r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75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 xml:space="preserve">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dd</w:t>
        </w:r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76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: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mm</w:t>
        </w:r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77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: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yy</w:t>
        </w:r>
        <w:proofErr w:type="spellEnd"/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78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>): ");</w:t>
        </w:r>
      </w:ins>
    </w:p>
    <w:p w14:paraId="6435FF07" w14:textId="77777777" w:rsidR="00BC18F0" w:rsidRPr="009A3949" w:rsidRDefault="00BC18F0" w:rsidP="00BC18F0">
      <w:pPr>
        <w:spacing w:after="0" w:line="20" w:lineRule="atLeast"/>
        <w:rPr>
          <w:ins w:id="579" w:author="Lenovo PC" w:date="2019-12-05T16:05:00Z"/>
          <w:rFonts w:ascii="Times New Roman" w:hAnsi="Times New Roman" w:cs="Times New Roman"/>
          <w:sz w:val="28"/>
          <w:szCs w:val="24"/>
        </w:rPr>
      </w:pPr>
      <w:ins w:id="580" w:author="Lenovo PC" w:date="2019-12-05T16:05:00Z"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81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ab/>
        </w:r>
        <w:r w:rsidRPr="00273FC0">
          <w:rPr>
            <w:rFonts w:ascii="Times New Roman" w:hAnsi="Times New Roman" w:cs="Times New Roman"/>
            <w:sz w:val="28"/>
            <w:szCs w:val="24"/>
            <w:lang w:val="en-US"/>
            <w:rPrChange w:id="582" w:author="Lenovo PC" w:date="2019-12-05T16:42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</w:rPr>
          <w:t>scanf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</w:rPr>
          <w:t>"%s", &amp;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dateWritten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);</w:t>
        </w:r>
      </w:ins>
    </w:p>
    <w:p w14:paraId="06859AC5" w14:textId="77777777" w:rsidR="00BC18F0" w:rsidRPr="009A3949" w:rsidRDefault="00BC18F0" w:rsidP="00BC18F0">
      <w:pPr>
        <w:spacing w:after="0" w:line="20" w:lineRule="atLeast"/>
        <w:rPr>
          <w:ins w:id="583" w:author="Lenovo PC" w:date="2019-12-05T16:05:00Z"/>
          <w:rFonts w:ascii="Times New Roman" w:hAnsi="Times New Roman" w:cs="Times New Roman"/>
          <w:sz w:val="28"/>
          <w:szCs w:val="24"/>
        </w:rPr>
      </w:pPr>
      <w:ins w:id="584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/*проверка на существование выбранной даты*/</w:t>
        </w:r>
      </w:ins>
    </w:p>
    <w:p w14:paraId="4E8F2845" w14:textId="77777777" w:rsidR="00BC18F0" w:rsidRPr="009A3949" w:rsidRDefault="00BC18F0" w:rsidP="00BC18F0">
      <w:pPr>
        <w:spacing w:after="0" w:line="20" w:lineRule="atLeast"/>
        <w:rPr>
          <w:ins w:id="585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86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if (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strcmp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spellStart"/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dateWritten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- 1]].date) == 0) {</w:t>
        </w:r>
      </w:ins>
    </w:p>
    <w:p w14:paraId="6508BB73" w14:textId="77777777" w:rsidR="00BC18F0" w:rsidRPr="009A3949" w:rsidRDefault="00BC18F0" w:rsidP="00BC18F0">
      <w:pPr>
        <w:spacing w:after="0" w:line="20" w:lineRule="atLeast"/>
        <w:rPr>
          <w:ins w:id="587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88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 xml:space="preserve">for (y = 0; y &lt;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; y++) {</w:t>
        </w:r>
      </w:ins>
    </w:p>
    <w:p w14:paraId="1B0C298F" w14:textId="77777777" w:rsidR="00BC18F0" w:rsidRPr="009A3949" w:rsidRDefault="00BC18F0" w:rsidP="00BC18F0">
      <w:pPr>
        <w:spacing w:after="0" w:line="20" w:lineRule="atLeast"/>
        <w:rPr>
          <w:ins w:id="589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90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if (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strcmp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spellStart"/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dateWritten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[y]].date) == 0) {</w:t>
        </w:r>
      </w:ins>
    </w:p>
    <w:p w14:paraId="3CA31350" w14:textId="77777777" w:rsidR="00BC18F0" w:rsidRPr="009A3949" w:rsidRDefault="00BC18F0" w:rsidP="00BC18F0">
      <w:pPr>
        <w:spacing w:after="0" w:line="20" w:lineRule="atLeast"/>
        <w:rPr>
          <w:ins w:id="591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92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dateExist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 true;</w:t>
        </w:r>
      </w:ins>
    </w:p>
    <w:p w14:paraId="5728BF06" w14:textId="77777777" w:rsidR="00BC18F0" w:rsidRPr="009A3949" w:rsidRDefault="00BC18F0" w:rsidP="00BC18F0">
      <w:pPr>
        <w:spacing w:after="0" w:line="20" w:lineRule="atLeast"/>
        <w:rPr>
          <w:ins w:id="593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94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break;</w:t>
        </w:r>
      </w:ins>
    </w:p>
    <w:p w14:paraId="513536A6" w14:textId="77777777" w:rsidR="00BC18F0" w:rsidRPr="009A3949" w:rsidRDefault="00BC18F0" w:rsidP="00BC18F0">
      <w:pPr>
        <w:spacing w:after="0" w:line="20" w:lineRule="atLeast"/>
        <w:rPr>
          <w:ins w:id="595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96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017E669C" w14:textId="77777777" w:rsidR="00BC18F0" w:rsidRPr="009A3949" w:rsidRDefault="00BC18F0" w:rsidP="00BC18F0">
      <w:pPr>
        <w:spacing w:after="0" w:line="20" w:lineRule="atLeast"/>
        <w:rPr>
          <w:ins w:id="597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598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 xml:space="preserve">else if ((y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- 1) &amp;&amp;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dateExist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== false)) {</w:t>
        </w:r>
      </w:ins>
    </w:p>
    <w:p w14:paraId="69331C27" w14:textId="77777777" w:rsidR="00BC18F0" w:rsidRPr="009A3949" w:rsidRDefault="00BC18F0" w:rsidP="00BC18F0">
      <w:pPr>
        <w:spacing w:after="0" w:line="20" w:lineRule="atLeast"/>
        <w:rPr>
          <w:ins w:id="599" w:author="Lenovo PC" w:date="2019-12-05T16:05:00Z"/>
          <w:rFonts w:ascii="Times New Roman" w:hAnsi="Times New Roman" w:cs="Times New Roman"/>
          <w:sz w:val="28"/>
          <w:szCs w:val="24"/>
        </w:rPr>
      </w:pPr>
      <w:ins w:id="600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system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("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cls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");</w:t>
        </w:r>
      </w:ins>
    </w:p>
    <w:p w14:paraId="68CBE7D2" w14:textId="77777777" w:rsidR="00BC18F0" w:rsidRPr="009A3949" w:rsidRDefault="00BC18F0" w:rsidP="00BC18F0">
      <w:pPr>
        <w:spacing w:after="0" w:line="20" w:lineRule="atLeast"/>
        <w:rPr>
          <w:ins w:id="601" w:author="Lenovo PC" w:date="2019-12-05T16:05:00Z"/>
          <w:rFonts w:ascii="Times New Roman" w:hAnsi="Times New Roman" w:cs="Times New Roman"/>
          <w:sz w:val="28"/>
          <w:szCs w:val="24"/>
        </w:rPr>
      </w:pPr>
      <w:ins w:id="602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</w:rPr>
          <w:t>"Выбранная вами дата недоступна.\n");</w:t>
        </w:r>
      </w:ins>
    </w:p>
    <w:p w14:paraId="71895EEB" w14:textId="77777777" w:rsidR="00BC18F0" w:rsidRPr="009A3949" w:rsidRDefault="00BC18F0" w:rsidP="00BC18F0">
      <w:pPr>
        <w:spacing w:after="0" w:line="20" w:lineRule="atLeast"/>
        <w:rPr>
          <w:ins w:id="603" w:author="Lenovo PC" w:date="2019-12-05T16:05:00Z"/>
          <w:rFonts w:ascii="Times New Roman" w:hAnsi="Times New Roman" w:cs="Times New Roman"/>
          <w:sz w:val="28"/>
          <w:szCs w:val="24"/>
        </w:rPr>
      </w:pPr>
      <w:ins w:id="604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3E0B5256" w14:textId="77777777" w:rsidR="00BC18F0" w:rsidRPr="009A3949" w:rsidRDefault="00BC18F0" w:rsidP="00BC18F0">
      <w:pPr>
        <w:spacing w:after="0" w:line="20" w:lineRule="atLeast"/>
        <w:rPr>
          <w:ins w:id="605" w:author="Lenovo PC" w:date="2019-12-05T16:05:00Z"/>
          <w:rFonts w:ascii="Times New Roman" w:hAnsi="Times New Roman" w:cs="Times New Roman"/>
          <w:sz w:val="28"/>
          <w:szCs w:val="24"/>
        </w:rPr>
      </w:pPr>
      <w:ins w:id="606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5362758C" w14:textId="77777777" w:rsidR="00BC18F0" w:rsidRPr="009A3949" w:rsidRDefault="00BC18F0" w:rsidP="00BC18F0">
      <w:pPr>
        <w:spacing w:after="0" w:line="20" w:lineRule="atLeast"/>
        <w:rPr>
          <w:ins w:id="607" w:author="Lenovo PC" w:date="2019-12-05T16:05:00Z"/>
          <w:rFonts w:ascii="Times New Roman" w:hAnsi="Times New Roman" w:cs="Times New Roman"/>
          <w:sz w:val="28"/>
          <w:szCs w:val="24"/>
        </w:rPr>
      </w:pPr>
      <w:ins w:id="608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if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dateExist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true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) {</w:t>
        </w:r>
      </w:ins>
    </w:p>
    <w:p w14:paraId="03446091" w14:textId="77777777" w:rsidR="00BC18F0" w:rsidRPr="009A3949" w:rsidRDefault="00BC18F0" w:rsidP="00BC18F0">
      <w:pPr>
        <w:spacing w:after="0" w:line="20" w:lineRule="atLeast"/>
        <w:rPr>
          <w:ins w:id="609" w:author="Lenovo PC" w:date="2019-12-05T16:05:00Z"/>
          <w:rFonts w:ascii="Times New Roman" w:hAnsi="Times New Roman" w:cs="Times New Roman"/>
          <w:sz w:val="28"/>
          <w:szCs w:val="24"/>
        </w:rPr>
      </w:pPr>
      <w:ins w:id="610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//печать расписания на выбранную дату</w:t>
        </w:r>
      </w:ins>
    </w:p>
    <w:p w14:paraId="713952F2" w14:textId="77777777" w:rsidR="00BC18F0" w:rsidRPr="009A3949" w:rsidRDefault="00BC18F0" w:rsidP="00BC18F0">
      <w:pPr>
        <w:spacing w:after="0" w:line="20" w:lineRule="atLeast"/>
        <w:rPr>
          <w:ins w:id="611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12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for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[y];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&lt;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strCountSc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++) {</w:t>
        </w:r>
      </w:ins>
    </w:p>
    <w:p w14:paraId="3F2FF791" w14:textId="77777777" w:rsidR="00BC18F0" w:rsidRPr="009A3949" w:rsidRDefault="00BC18F0" w:rsidP="00BC18F0">
      <w:pPr>
        <w:spacing w:after="0" w:line="20" w:lineRule="atLeast"/>
        <w:rPr>
          <w:ins w:id="613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14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if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[y]) {</w:t>
        </w:r>
      </w:ins>
    </w:p>
    <w:p w14:paraId="2E394494" w14:textId="77777777" w:rsidR="00BC18F0" w:rsidRPr="009A3949" w:rsidRDefault="00BC18F0" w:rsidP="00BC18F0">
      <w:pPr>
        <w:spacing w:after="0" w:line="20" w:lineRule="atLeast"/>
        <w:rPr>
          <w:ins w:id="615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16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].date);</w:t>
        </w:r>
      </w:ins>
    </w:p>
    <w:p w14:paraId="66089F81" w14:textId="77777777" w:rsidR="00BC18F0" w:rsidRPr="0039278F" w:rsidRDefault="00BC18F0" w:rsidP="00BC18F0">
      <w:pPr>
        <w:spacing w:after="0" w:line="20" w:lineRule="atLeast"/>
        <w:rPr>
          <w:ins w:id="617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18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>}</w:t>
        </w:r>
      </w:ins>
    </w:p>
    <w:p w14:paraId="73DC0B7A" w14:textId="77777777" w:rsidR="00BC18F0" w:rsidRPr="0039278F" w:rsidRDefault="00BC18F0" w:rsidP="00BC18F0">
      <w:pPr>
        <w:spacing w:after="0" w:line="20" w:lineRule="atLeast"/>
        <w:rPr>
          <w:ins w:id="619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20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  <w:t>else {</w:t>
        </w:r>
      </w:ins>
    </w:p>
    <w:p w14:paraId="5BB12B93" w14:textId="77777777" w:rsidR="00BC18F0" w:rsidRPr="009A3949" w:rsidRDefault="00BC18F0" w:rsidP="00BC18F0">
      <w:pPr>
        <w:spacing w:after="0" w:line="20" w:lineRule="atLeast"/>
        <w:rPr>
          <w:ins w:id="621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22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lastRenderedPageBreak/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 %s %s %s %s %s\n",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].subject,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classTime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numOfAudience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teacherSN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);</w:t>
        </w:r>
      </w:ins>
    </w:p>
    <w:p w14:paraId="36E181BE" w14:textId="77777777" w:rsidR="00BC18F0" w:rsidRPr="009A3949" w:rsidRDefault="00BC18F0" w:rsidP="00BC18F0">
      <w:pPr>
        <w:spacing w:after="0" w:line="20" w:lineRule="atLeast"/>
        <w:rPr>
          <w:ins w:id="623" w:author="Lenovo PC" w:date="2019-12-05T16:05:00Z"/>
          <w:rFonts w:ascii="Times New Roman" w:hAnsi="Times New Roman" w:cs="Times New Roman"/>
          <w:sz w:val="28"/>
          <w:szCs w:val="24"/>
        </w:rPr>
      </w:pPr>
      <w:ins w:id="624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>}</w:t>
        </w:r>
      </w:ins>
    </w:p>
    <w:p w14:paraId="043B199D" w14:textId="77777777" w:rsidR="00BC18F0" w:rsidRPr="009A3949" w:rsidRDefault="00BC18F0" w:rsidP="00BC18F0">
      <w:pPr>
        <w:spacing w:after="0" w:line="20" w:lineRule="atLeast"/>
        <w:rPr>
          <w:ins w:id="625" w:author="Lenovo PC" w:date="2019-12-05T16:05:00Z"/>
          <w:rFonts w:ascii="Times New Roman" w:hAnsi="Times New Roman" w:cs="Times New Roman"/>
          <w:sz w:val="28"/>
          <w:szCs w:val="24"/>
        </w:rPr>
      </w:pPr>
      <w:ins w:id="626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6A52495D" w14:textId="77777777" w:rsidR="00BC18F0" w:rsidRPr="009A3949" w:rsidRDefault="00BC18F0" w:rsidP="00BC18F0">
      <w:pPr>
        <w:spacing w:after="0" w:line="20" w:lineRule="atLeast"/>
        <w:rPr>
          <w:ins w:id="627" w:author="Lenovo PC" w:date="2019-12-05T16:05:00Z"/>
          <w:rFonts w:ascii="Times New Roman" w:hAnsi="Times New Roman" w:cs="Times New Roman"/>
          <w:sz w:val="28"/>
          <w:szCs w:val="24"/>
        </w:rPr>
      </w:pPr>
      <w:ins w:id="628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71D570DD" w14:textId="77777777" w:rsidR="00BC18F0" w:rsidRPr="009A3949" w:rsidRDefault="00BC18F0" w:rsidP="00BC18F0">
      <w:pPr>
        <w:spacing w:after="0" w:line="20" w:lineRule="atLeast"/>
        <w:rPr>
          <w:ins w:id="629" w:author="Lenovo PC" w:date="2019-12-05T16:05:00Z"/>
          <w:rFonts w:ascii="Times New Roman" w:hAnsi="Times New Roman" w:cs="Times New Roman"/>
          <w:sz w:val="28"/>
          <w:szCs w:val="24"/>
        </w:rPr>
      </w:pPr>
      <w:ins w:id="630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2457C6B2" w14:textId="77777777" w:rsidR="00BC18F0" w:rsidRPr="009A3949" w:rsidRDefault="00BC18F0" w:rsidP="00BC18F0">
      <w:pPr>
        <w:spacing w:after="0" w:line="20" w:lineRule="atLeast"/>
        <w:rPr>
          <w:ins w:id="631" w:author="Lenovo PC" w:date="2019-12-05T16:05:00Z"/>
          <w:rFonts w:ascii="Times New Roman" w:hAnsi="Times New Roman" w:cs="Times New Roman"/>
          <w:sz w:val="28"/>
          <w:szCs w:val="24"/>
        </w:rPr>
      </w:pPr>
    </w:p>
    <w:p w14:paraId="566E709B" w14:textId="77777777" w:rsidR="00BC18F0" w:rsidRPr="009A3949" w:rsidRDefault="00BC18F0" w:rsidP="00BC18F0">
      <w:pPr>
        <w:spacing w:after="0" w:line="20" w:lineRule="atLeast"/>
        <w:rPr>
          <w:ins w:id="632" w:author="Lenovo PC" w:date="2019-12-05T16:05:00Z"/>
          <w:rFonts w:ascii="Times New Roman" w:hAnsi="Times New Roman" w:cs="Times New Roman"/>
          <w:sz w:val="28"/>
          <w:szCs w:val="24"/>
        </w:rPr>
      </w:pPr>
      <w:ins w:id="63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else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 xml:space="preserve"> {</w:t>
        </w:r>
      </w:ins>
    </w:p>
    <w:p w14:paraId="65E2D142" w14:textId="77777777" w:rsidR="00BC18F0" w:rsidRPr="009A3949" w:rsidRDefault="00BC18F0" w:rsidP="00BC18F0">
      <w:pPr>
        <w:spacing w:after="0" w:line="20" w:lineRule="atLeast"/>
        <w:rPr>
          <w:ins w:id="634" w:author="Lenovo PC" w:date="2019-12-05T16:05:00Z"/>
          <w:rFonts w:ascii="Times New Roman" w:hAnsi="Times New Roman" w:cs="Times New Roman"/>
          <w:sz w:val="28"/>
          <w:szCs w:val="24"/>
        </w:rPr>
      </w:pPr>
      <w:ins w:id="63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  <w:t>//расчет последнего индекса массива дат</w:t>
        </w:r>
      </w:ins>
    </w:p>
    <w:p w14:paraId="4982C0D8" w14:textId="77777777" w:rsidR="00BC18F0" w:rsidRPr="009A3949" w:rsidRDefault="00BC18F0" w:rsidP="00BC18F0">
      <w:pPr>
        <w:spacing w:after="0" w:line="20" w:lineRule="atLeast"/>
        <w:rPr>
          <w:ins w:id="636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3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] = 2 * 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spellStart"/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- 1] -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- 2];</w:t>
        </w:r>
      </w:ins>
    </w:p>
    <w:p w14:paraId="382CFF94" w14:textId="77777777" w:rsidR="00BC18F0" w:rsidRPr="009A3949" w:rsidRDefault="00BC18F0" w:rsidP="00BC18F0">
      <w:pPr>
        <w:spacing w:after="0" w:line="20" w:lineRule="atLeast"/>
        <w:rPr>
          <w:ins w:id="638" w:author="Lenovo PC" w:date="2019-12-05T16:05:00Z"/>
          <w:rFonts w:ascii="Times New Roman" w:hAnsi="Times New Roman" w:cs="Times New Roman"/>
          <w:sz w:val="28"/>
          <w:szCs w:val="24"/>
        </w:rPr>
      </w:pPr>
      <w:ins w:id="63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>/*проверка на существование выбранной даты*/</w:t>
        </w:r>
      </w:ins>
    </w:p>
    <w:p w14:paraId="315593D4" w14:textId="77777777" w:rsidR="00BC18F0" w:rsidRPr="009A3949" w:rsidRDefault="00BC18F0" w:rsidP="00BC18F0">
      <w:pPr>
        <w:spacing w:after="0" w:line="20" w:lineRule="atLeast"/>
        <w:rPr>
          <w:ins w:id="64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4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for (y = 0; y &lt;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; y++) {</w:t>
        </w:r>
      </w:ins>
    </w:p>
    <w:p w14:paraId="3B14F54C" w14:textId="77777777" w:rsidR="00BC18F0" w:rsidRPr="009A3949" w:rsidRDefault="00BC18F0" w:rsidP="00BC18F0">
      <w:pPr>
        <w:spacing w:after="0" w:line="20" w:lineRule="atLeast"/>
        <w:rPr>
          <w:ins w:id="64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4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if (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strcmp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spellStart"/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dateWritten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[y]].date) == 0) {</w:t>
        </w:r>
      </w:ins>
    </w:p>
    <w:p w14:paraId="2E1330D0" w14:textId="77777777" w:rsidR="00BC18F0" w:rsidRPr="0039278F" w:rsidRDefault="00BC18F0" w:rsidP="00BC18F0">
      <w:pPr>
        <w:spacing w:after="0" w:line="20" w:lineRule="atLeast"/>
        <w:rPr>
          <w:ins w:id="644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4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>dateExist</w:t>
        </w:r>
        <w:proofErr w:type="spellEnd"/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 xml:space="preserve"> = true;</w:t>
        </w:r>
      </w:ins>
    </w:p>
    <w:p w14:paraId="31446AFD" w14:textId="77777777" w:rsidR="00BC18F0" w:rsidRPr="0039278F" w:rsidRDefault="00BC18F0" w:rsidP="00BC18F0">
      <w:pPr>
        <w:spacing w:after="0" w:line="20" w:lineRule="atLeast"/>
        <w:rPr>
          <w:ins w:id="646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47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  <w:t>break;</w:t>
        </w:r>
      </w:ins>
    </w:p>
    <w:p w14:paraId="28C93411" w14:textId="77777777" w:rsidR="00BC18F0" w:rsidRPr="0039278F" w:rsidRDefault="00BC18F0" w:rsidP="00BC18F0">
      <w:pPr>
        <w:spacing w:after="0" w:line="20" w:lineRule="atLeast"/>
        <w:rPr>
          <w:ins w:id="64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49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49DF46F1" w14:textId="77777777" w:rsidR="00BC18F0" w:rsidRPr="009A3949" w:rsidRDefault="00BC18F0" w:rsidP="00BC18F0">
      <w:pPr>
        <w:spacing w:after="0" w:line="20" w:lineRule="atLeast"/>
        <w:rPr>
          <w:ins w:id="65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51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else if ((y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sizeDateIndex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- 1) &amp;&amp;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dateExist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== false)) {</w:t>
        </w:r>
      </w:ins>
    </w:p>
    <w:p w14:paraId="15B1726E" w14:textId="77777777" w:rsidR="00BC18F0" w:rsidRPr="009A3949" w:rsidRDefault="00BC18F0" w:rsidP="00BC18F0">
      <w:pPr>
        <w:spacing w:after="0" w:line="20" w:lineRule="atLeast"/>
        <w:rPr>
          <w:ins w:id="652" w:author="Lenovo PC" w:date="2019-12-05T16:05:00Z"/>
          <w:rFonts w:ascii="Times New Roman" w:hAnsi="Times New Roman" w:cs="Times New Roman"/>
          <w:sz w:val="28"/>
          <w:szCs w:val="24"/>
        </w:rPr>
      </w:pPr>
      <w:ins w:id="65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system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("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</w:rPr>
          <w:t>cls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");</w:t>
        </w:r>
      </w:ins>
    </w:p>
    <w:p w14:paraId="537FA87F" w14:textId="77777777" w:rsidR="00BC18F0" w:rsidRPr="009A3949" w:rsidRDefault="00BC18F0" w:rsidP="00BC18F0">
      <w:pPr>
        <w:spacing w:after="0" w:line="20" w:lineRule="atLeast"/>
        <w:rPr>
          <w:ins w:id="654" w:author="Lenovo PC" w:date="2019-12-05T16:05:00Z"/>
          <w:rFonts w:ascii="Times New Roman" w:hAnsi="Times New Roman" w:cs="Times New Roman"/>
          <w:sz w:val="28"/>
          <w:szCs w:val="24"/>
        </w:rPr>
      </w:pPr>
      <w:ins w:id="65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</w:rPr>
          <w:t>"Выбранная вами дата недоступна.\n");</w:t>
        </w:r>
      </w:ins>
    </w:p>
    <w:p w14:paraId="636FF55D" w14:textId="77777777" w:rsidR="00BC18F0" w:rsidRPr="0039278F" w:rsidRDefault="00BC18F0" w:rsidP="00BC18F0">
      <w:pPr>
        <w:spacing w:after="0" w:line="20" w:lineRule="atLeast"/>
        <w:rPr>
          <w:ins w:id="656" w:author="Lenovo PC" w:date="2019-12-05T16:05:00Z"/>
          <w:rFonts w:ascii="Times New Roman" w:hAnsi="Times New Roman" w:cs="Times New Roman"/>
          <w:sz w:val="28"/>
          <w:szCs w:val="24"/>
        </w:rPr>
      </w:pPr>
      <w:ins w:id="65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>}</w:t>
        </w:r>
      </w:ins>
    </w:p>
    <w:p w14:paraId="5924D9D5" w14:textId="77777777" w:rsidR="00BC18F0" w:rsidRPr="0039278F" w:rsidRDefault="00BC18F0" w:rsidP="00BC18F0">
      <w:pPr>
        <w:spacing w:after="0" w:line="20" w:lineRule="atLeast"/>
        <w:rPr>
          <w:ins w:id="658" w:author="Lenovo PC" w:date="2019-12-05T16:05:00Z"/>
          <w:rFonts w:ascii="Times New Roman" w:hAnsi="Times New Roman" w:cs="Times New Roman"/>
          <w:sz w:val="28"/>
          <w:szCs w:val="24"/>
        </w:rPr>
      </w:pPr>
      <w:ins w:id="659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  <w:t>}</w:t>
        </w:r>
      </w:ins>
    </w:p>
    <w:p w14:paraId="75C5B38A" w14:textId="77777777" w:rsidR="00BC18F0" w:rsidRPr="0039278F" w:rsidRDefault="00BC18F0" w:rsidP="00BC18F0">
      <w:pPr>
        <w:spacing w:after="0" w:line="20" w:lineRule="atLeast"/>
        <w:rPr>
          <w:ins w:id="660" w:author="Lenovo PC" w:date="2019-12-05T16:05:00Z"/>
          <w:rFonts w:ascii="Times New Roman" w:hAnsi="Times New Roman" w:cs="Times New Roman"/>
          <w:sz w:val="28"/>
          <w:szCs w:val="24"/>
        </w:rPr>
      </w:pPr>
      <w:ins w:id="661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if</w:t>
        </w:r>
        <w:r w:rsidRPr="0039278F">
          <w:rPr>
            <w:rFonts w:ascii="Times New Roman" w:hAnsi="Times New Roman" w:cs="Times New Roman"/>
            <w:sz w:val="28"/>
            <w:szCs w:val="24"/>
          </w:rPr>
          <w:t xml:space="preserve">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dateExist</w:t>
        </w:r>
        <w:proofErr w:type="spellEnd"/>
        <w:r w:rsidRPr="0039278F">
          <w:rPr>
            <w:rFonts w:ascii="Times New Roman" w:hAnsi="Times New Roman" w:cs="Times New Roman"/>
            <w:sz w:val="28"/>
            <w:szCs w:val="24"/>
          </w:rPr>
          <w:t xml:space="preserve"> == </w:t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true</w:t>
        </w:r>
        <w:r w:rsidRPr="0039278F">
          <w:rPr>
            <w:rFonts w:ascii="Times New Roman" w:hAnsi="Times New Roman" w:cs="Times New Roman"/>
            <w:sz w:val="28"/>
            <w:szCs w:val="24"/>
          </w:rPr>
          <w:t>) {</w:t>
        </w:r>
      </w:ins>
    </w:p>
    <w:p w14:paraId="3C85BC4E" w14:textId="77777777" w:rsidR="00BC18F0" w:rsidRPr="0039278F" w:rsidRDefault="00BC18F0" w:rsidP="00BC18F0">
      <w:pPr>
        <w:spacing w:after="0" w:line="20" w:lineRule="atLeast"/>
        <w:rPr>
          <w:ins w:id="662" w:author="Lenovo PC" w:date="2019-12-05T16:05:00Z"/>
          <w:rFonts w:ascii="Times New Roman" w:hAnsi="Times New Roman" w:cs="Times New Roman"/>
          <w:sz w:val="28"/>
          <w:szCs w:val="24"/>
        </w:rPr>
      </w:pPr>
      <w:ins w:id="663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  <w:t>//</w:t>
        </w:r>
        <w:r w:rsidRPr="009A3949">
          <w:rPr>
            <w:rFonts w:ascii="Times New Roman" w:hAnsi="Times New Roman" w:cs="Times New Roman"/>
            <w:sz w:val="28"/>
            <w:szCs w:val="24"/>
          </w:rPr>
          <w:t>печать</w:t>
        </w:r>
        <w:r w:rsidRPr="0039278F">
          <w:rPr>
            <w:rFonts w:ascii="Times New Roman" w:hAnsi="Times New Roman" w:cs="Times New Roman"/>
            <w:sz w:val="28"/>
            <w:szCs w:val="24"/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расписания</w:t>
        </w:r>
        <w:r w:rsidRPr="0039278F">
          <w:rPr>
            <w:rFonts w:ascii="Times New Roman" w:hAnsi="Times New Roman" w:cs="Times New Roman"/>
            <w:sz w:val="28"/>
            <w:szCs w:val="24"/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на</w:t>
        </w:r>
        <w:r w:rsidRPr="0039278F">
          <w:rPr>
            <w:rFonts w:ascii="Times New Roman" w:hAnsi="Times New Roman" w:cs="Times New Roman"/>
            <w:sz w:val="28"/>
            <w:szCs w:val="24"/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выбранную</w:t>
        </w:r>
        <w:r w:rsidRPr="0039278F">
          <w:rPr>
            <w:rFonts w:ascii="Times New Roman" w:hAnsi="Times New Roman" w:cs="Times New Roman"/>
            <w:sz w:val="28"/>
            <w:szCs w:val="24"/>
          </w:rPr>
          <w:t xml:space="preserve"> </w:t>
        </w:r>
        <w:r w:rsidRPr="009A3949">
          <w:rPr>
            <w:rFonts w:ascii="Times New Roman" w:hAnsi="Times New Roman" w:cs="Times New Roman"/>
            <w:sz w:val="28"/>
            <w:szCs w:val="24"/>
          </w:rPr>
          <w:t>дату</w:t>
        </w:r>
      </w:ins>
    </w:p>
    <w:p w14:paraId="7195C9E2" w14:textId="77777777" w:rsidR="00BC18F0" w:rsidRPr="009A3949" w:rsidRDefault="00BC18F0" w:rsidP="00BC18F0">
      <w:pPr>
        <w:spacing w:after="0" w:line="20" w:lineRule="atLeast"/>
        <w:rPr>
          <w:ins w:id="664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65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for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[y];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&lt; </w:t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y + 1];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++) {</w:t>
        </w:r>
      </w:ins>
    </w:p>
    <w:p w14:paraId="1A6EE33B" w14:textId="77777777" w:rsidR="00BC18F0" w:rsidRPr="009A3949" w:rsidRDefault="00BC18F0" w:rsidP="00BC18F0">
      <w:pPr>
        <w:spacing w:after="0" w:line="20" w:lineRule="atLeast"/>
        <w:rPr>
          <w:ins w:id="666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6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if (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 xml:space="preserve"> == 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dateIndex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[y]) {</w:t>
        </w:r>
      </w:ins>
    </w:p>
    <w:p w14:paraId="2B10194A" w14:textId="77777777" w:rsidR="00BC18F0" w:rsidRPr="009A3949" w:rsidRDefault="00BC18F0" w:rsidP="00BC18F0">
      <w:pPr>
        <w:spacing w:after="0" w:line="20" w:lineRule="atLeast"/>
        <w:rPr>
          <w:ins w:id="66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69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].date);</w:t>
        </w:r>
      </w:ins>
    </w:p>
    <w:p w14:paraId="23A6F0F8" w14:textId="77777777" w:rsidR="00BC18F0" w:rsidRPr="009A3949" w:rsidRDefault="00BC18F0" w:rsidP="00BC18F0">
      <w:pPr>
        <w:spacing w:after="0" w:line="20" w:lineRule="atLeast"/>
        <w:rPr>
          <w:ins w:id="67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71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56771FB3" w14:textId="77777777" w:rsidR="00BC18F0" w:rsidRPr="009A3949" w:rsidRDefault="00BC18F0" w:rsidP="00BC18F0">
      <w:pPr>
        <w:spacing w:after="0" w:line="20" w:lineRule="atLeast"/>
        <w:rPr>
          <w:ins w:id="67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73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  <w:t>else {</w:t>
        </w:r>
      </w:ins>
    </w:p>
    <w:p w14:paraId="33080C6A" w14:textId="77777777" w:rsidR="00BC18F0" w:rsidRPr="009A3949" w:rsidRDefault="00BC18F0" w:rsidP="00BC18F0">
      <w:pPr>
        <w:spacing w:after="0" w:line="20" w:lineRule="atLeast"/>
        <w:rPr>
          <w:ins w:id="674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75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proofErr w:type="spellStart"/>
        <w:proofErr w:type="gram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printf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(</w:t>
        </w:r>
        <w:proofErr w:type="gram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"%s %s %s %s %s %s\n",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].subject,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classTime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numOfAudience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teacherS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, schedule[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i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].</w:t>
        </w:r>
        <w:proofErr w:type="spellStart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teacherSN</w:t>
        </w:r>
        <w:proofErr w:type="spellEnd"/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>);</w:t>
        </w:r>
      </w:ins>
    </w:p>
    <w:p w14:paraId="56D1180C" w14:textId="77777777" w:rsidR="00BC18F0" w:rsidRPr="0039278F" w:rsidRDefault="00BC18F0" w:rsidP="00BC18F0">
      <w:pPr>
        <w:spacing w:after="0" w:line="20" w:lineRule="atLeast"/>
        <w:rPr>
          <w:ins w:id="676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77" w:author="Lenovo PC" w:date="2019-12-05T16:05:00Z"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9A3949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>}</w:t>
        </w:r>
      </w:ins>
    </w:p>
    <w:p w14:paraId="2E946086" w14:textId="77777777" w:rsidR="00BC18F0" w:rsidRPr="0039278F" w:rsidRDefault="00BC18F0" w:rsidP="00BC18F0">
      <w:pPr>
        <w:spacing w:after="0" w:line="20" w:lineRule="atLeast"/>
        <w:rPr>
          <w:ins w:id="678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79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0D47B832" w14:textId="77777777" w:rsidR="00BC18F0" w:rsidRPr="0039278F" w:rsidRDefault="00BC18F0" w:rsidP="00BC18F0">
      <w:pPr>
        <w:spacing w:after="0" w:line="20" w:lineRule="atLeast"/>
        <w:rPr>
          <w:ins w:id="680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81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1371FC88" w14:textId="140BBB72" w:rsidR="00BC18F0" w:rsidRPr="0039278F" w:rsidRDefault="00BC18F0" w:rsidP="00BC18F0">
      <w:pPr>
        <w:spacing w:after="0" w:line="20" w:lineRule="atLeast"/>
        <w:rPr>
          <w:ins w:id="682" w:author="Lenovo PC" w:date="2019-12-05T16:05:00Z"/>
          <w:rFonts w:ascii="Times New Roman" w:hAnsi="Times New Roman" w:cs="Times New Roman"/>
          <w:sz w:val="28"/>
          <w:szCs w:val="24"/>
          <w:lang w:val="en-US"/>
        </w:rPr>
      </w:pPr>
      <w:ins w:id="683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  <w:t>}</w:t>
        </w:r>
      </w:ins>
    </w:p>
    <w:p w14:paraId="16F1A0E3" w14:textId="33D2E0AE" w:rsidR="00BC18F0" w:rsidRPr="00273FC0" w:rsidRDefault="00BC18F0" w:rsidP="00BC18F0">
      <w:pPr>
        <w:spacing w:after="0" w:line="20" w:lineRule="atLeast"/>
        <w:rPr>
          <w:ins w:id="684" w:author="Lenovo PC" w:date="2019-12-05T16:05:00Z"/>
          <w:rFonts w:ascii="Times New Roman" w:hAnsi="Times New Roman" w:cs="Times New Roman"/>
          <w:sz w:val="28"/>
          <w:szCs w:val="24"/>
          <w:rPrChange w:id="685" w:author="Lenovo PC" w:date="2019-12-05T16:41:00Z">
            <w:rPr>
              <w:ins w:id="686" w:author="Lenovo PC" w:date="2019-12-05T16:05:00Z"/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ins w:id="687" w:author="Lenovo PC" w:date="2019-12-05T16:05:00Z">
        <w:r w:rsidRPr="0039278F">
          <w:rPr>
            <w:rFonts w:ascii="Times New Roman" w:hAnsi="Times New Roman" w:cs="Times New Roman"/>
            <w:sz w:val="28"/>
            <w:szCs w:val="24"/>
            <w:lang w:val="en-US"/>
          </w:rPr>
          <w:tab/>
        </w:r>
        <w:r w:rsidRPr="00273FC0">
          <w:rPr>
            <w:rFonts w:ascii="Times New Roman" w:hAnsi="Times New Roman" w:cs="Times New Roman"/>
            <w:sz w:val="28"/>
            <w:szCs w:val="24"/>
            <w:rPrChange w:id="688" w:author="Lenovo PC" w:date="2019-12-05T16:41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>}</w:t>
        </w:r>
      </w:ins>
    </w:p>
    <w:p w14:paraId="4EB5CFC6" w14:textId="120744D0" w:rsidR="00BC18F0" w:rsidRPr="00273FC0" w:rsidRDefault="00BC18F0" w:rsidP="00BC18F0">
      <w:pPr>
        <w:spacing w:after="0" w:line="20" w:lineRule="atLeast"/>
        <w:rPr>
          <w:ins w:id="689" w:author="Lenovo PC" w:date="2019-12-05T16:05:00Z"/>
          <w:rFonts w:ascii="Times New Roman" w:hAnsi="Times New Roman" w:cs="Times New Roman"/>
          <w:sz w:val="28"/>
          <w:szCs w:val="24"/>
          <w:rPrChange w:id="690" w:author="Lenovo PC" w:date="2019-12-05T16:41:00Z">
            <w:rPr>
              <w:ins w:id="691" w:author="Lenovo PC" w:date="2019-12-05T16:05:00Z"/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ins w:id="692" w:author="Lenovo PC" w:date="2019-12-05T16:05:00Z">
        <w:r w:rsidRPr="00273FC0">
          <w:rPr>
            <w:rFonts w:ascii="Times New Roman" w:hAnsi="Times New Roman" w:cs="Times New Roman"/>
            <w:sz w:val="28"/>
            <w:szCs w:val="24"/>
            <w:rPrChange w:id="693" w:author="Lenovo PC" w:date="2019-12-05T16:41:00Z">
              <w:rPr>
                <w:rFonts w:ascii="Times New Roman" w:hAnsi="Times New Roman" w:cs="Times New Roman"/>
                <w:sz w:val="28"/>
                <w:szCs w:val="24"/>
                <w:lang w:val="en-US"/>
              </w:rPr>
            </w:rPrChange>
          </w:rPr>
          <w:t>}</w:t>
        </w:r>
      </w:ins>
    </w:p>
    <w:p w14:paraId="79C01371" w14:textId="77777777" w:rsidR="00273FC0" w:rsidRDefault="00273FC0" w:rsidP="00273FC0">
      <w:pPr>
        <w:rPr>
          <w:ins w:id="694" w:author="Lenovo PC" w:date="2019-12-05T16:41:00Z"/>
          <w:rFonts w:ascii="Times New Roman" w:hAnsi="Times New Roman" w:cs="Times New Roman"/>
          <w:i/>
          <w:iCs/>
          <w:sz w:val="28"/>
          <w:szCs w:val="24"/>
          <w:u w:val="single"/>
        </w:rPr>
      </w:pPr>
    </w:p>
    <w:p w14:paraId="7A548133" w14:textId="77777777" w:rsidR="00273FC0" w:rsidRDefault="00273FC0" w:rsidP="00273FC0">
      <w:pPr>
        <w:rPr>
          <w:ins w:id="695" w:author="Lenovo PC" w:date="2019-12-05T16:42:00Z"/>
          <w:rFonts w:ascii="Times New Roman" w:hAnsi="Times New Roman" w:cs="Times New Roman"/>
          <w:i/>
          <w:iCs/>
          <w:sz w:val="28"/>
          <w:szCs w:val="24"/>
          <w:u w:val="single"/>
        </w:rPr>
      </w:pPr>
    </w:p>
    <w:p w14:paraId="47ABF6E9" w14:textId="7D3F0028" w:rsidR="00273FC0" w:rsidRPr="00273FC0" w:rsidRDefault="00273FC0" w:rsidP="00273FC0">
      <w:pPr>
        <w:pStyle w:val="a3"/>
        <w:numPr>
          <w:ilvl w:val="2"/>
          <w:numId w:val="8"/>
        </w:numPr>
        <w:rPr>
          <w:ins w:id="696" w:author="Lenovo PC" w:date="2019-12-05T16:44:00Z"/>
          <w:rFonts w:ascii="Times New Roman" w:hAnsi="Times New Roman" w:cs="Times New Roman"/>
          <w:b/>
          <w:bCs/>
          <w:i/>
          <w:iCs/>
          <w:sz w:val="32"/>
          <w:szCs w:val="28"/>
          <w:u w:val="single"/>
          <w:rPrChange w:id="697" w:author="Lenovo PC" w:date="2019-12-05T16:46:00Z">
            <w:rPr>
              <w:ins w:id="698" w:author="Lenovo PC" w:date="2019-12-05T16:44:00Z"/>
              <w:rFonts w:ascii="Times New Roman" w:hAnsi="Times New Roman" w:cs="Times New Roman"/>
              <w:i/>
              <w:iCs/>
              <w:sz w:val="28"/>
              <w:szCs w:val="24"/>
              <w:u w:val="single"/>
            </w:rPr>
          </w:rPrChange>
        </w:rPr>
        <w:pPrChange w:id="699" w:author="Lenovo PC" w:date="2019-12-05T16:46:00Z">
          <w:pPr/>
        </w:pPrChange>
      </w:pPr>
      <w:ins w:id="700" w:author="Lenovo PC" w:date="2019-12-05T16:46:00Z">
        <w:r w:rsidRPr="00273FC0">
          <w:rPr>
            <w:rFonts w:ascii="Times New Roman" w:hAnsi="Times New Roman" w:cs="Times New Roman"/>
            <w:b/>
            <w:bCs/>
            <w:sz w:val="32"/>
            <w:szCs w:val="28"/>
            <w:rPrChange w:id="701" w:author="Lenovo PC" w:date="2019-12-05T16:46:00Z">
              <w:rPr>
                <w:rFonts w:ascii="Times New Roman" w:hAnsi="Times New Roman" w:cs="Times New Roman"/>
                <w:sz w:val="28"/>
                <w:szCs w:val="24"/>
              </w:rPr>
            </w:rPrChange>
          </w:rPr>
          <w:lastRenderedPageBreak/>
          <w:t>Примеры работы системы</w:t>
        </w:r>
      </w:ins>
    </w:p>
    <w:p w14:paraId="4B5A40D5" w14:textId="0E0A9969" w:rsidR="00273FC0" w:rsidRDefault="00273FC0">
      <w:pPr>
        <w:rPr>
          <w:ins w:id="702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  <w:ins w:id="703" w:author="Lenovo PC" w:date="2019-12-05T16:03:00Z">
        <w:r>
          <w:rPr>
            <w:rFonts w:ascii="Times New Roman" w:hAnsi="Times New Roman" w:cs="Times New Roman"/>
            <w:noProof/>
            <w:sz w:val="32"/>
            <w:szCs w:val="28"/>
          </w:rPr>
          <w:drawing>
            <wp:anchor distT="0" distB="0" distL="114300" distR="114300" simplePos="0" relativeHeight="251664384" behindDoc="1" locked="0" layoutInCell="1" allowOverlap="1" wp14:anchorId="699EE365" wp14:editId="0A9A9AE0">
              <wp:simplePos x="0" y="0"/>
              <wp:positionH relativeFrom="column">
                <wp:posOffset>-97155</wp:posOffset>
              </wp:positionH>
              <wp:positionV relativeFrom="paragraph">
                <wp:posOffset>424180</wp:posOffset>
              </wp:positionV>
              <wp:extent cx="5940425" cy="2966720"/>
              <wp:effectExtent l="0" t="0" r="3175" b="5080"/>
              <wp:wrapTight wrapText="bothSides">
                <wp:wrapPolygon edited="0">
                  <wp:start x="0" y="0"/>
                  <wp:lineTo x="0" y="21498"/>
                  <wp:lineTo x="21542" y="21498"/>
                  <wp:lineTo x="21542" y="0"/>
                  <wp:lineTo x="0" y="0"/>
                </wp:wrapPolygon>
              </wp:wrapTight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1FC5EBF.tmp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966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704" w:author="Lenovo PC" w:date="2019-12-05T16:41:00Z">
        <w:r w:rsidRPr="00B0610B">
          <w:rPr>
            <w:rFonts w:ascii="Times New Roman" w:hAnsi="Times New Roman" w:cs="Times New Roman"/>
            <w:i/>
            <w:iCs/>
            <w:sz w:val="28"/>
            <w:szCs w:val="24"/>
            <w:u w:val="single"/>
          </w:rPr>
          <w:t>Вывод списка студентов</w:t>
        </w:r>
      </w:ins>
      <w:bookmarkStart w:id="705" w:name="_GoBack"/>
      <w:bookmarkEnd w:id="705"/>
    </w:p>
    <w:p w14:paraId="17522B73" w14:textId="77777777" w:rsidR="00273FC0" w:rsidRDefault="00273FC0" w:rsidP="00273FC0">
      <w:pPr>
        <w:rPr>
          <w:ins w:id="706" w:author="Lenovo PC" w:date="2019-12-05T16:43:00Z"/>
          <w:rFonts w:ascii="Times New Roman" w:hAnsi="Times New Roman" w:cs="Times New Roman"/>
          <w:i/>
          <w:iCs/>
          <w:sz w:val="28"/>
          <w:szCs w:val="24"/>
          <w:u w:val="single"/>
        </w:rPr>
      </w:pPr>
    </w:p>
    <w:p w14:paraId="7656D267" w14:textId="77777777" w:rsidR="00273FC0" w:rsidRDefault="00273FC0" w:rsidP="00273FC0">
      <w:pPr>
        <w:rPr>
          <w:ins w:id="707" w:author="Lenovo PC" w:date="2019-12-05T16:43:00Z"/>
          <w:rFonts w:ascii="Times New Roman" w:hAnsi="Times New Roman" w:cs="Times New Roman"/>
          <w:i/>
          <w:iCs/>
          <w:sz w:val="28"/>
          <w:szCs w:val="24"/>
          <w:u w:val="single"/>
        </w:rPr>
      </w:pPr>
    </w:p>
    <w:p w14:paraId="43D413C0" w14:textId="46599931" w:rsidR="00273FC0" w:rsidRPr="00273FC0" w:rsidRDefault="00273FC0" w:rsidP="00273FC0">
      <w:pPr>
        <w:rPr>
          <w:ins w:id="708" w:author="Lenovo PC" w:date="2019-12-05T16:43:00Z"/>
          <w:rFonts w:ascii="Times New Roman" w:hAnsi="Times New Roman" w:cs="Times New Roman"/>
          <w:i/>
          <w:iCs/>
          <w:sz w:val="28"/>
          <w:szCs w:val="24"/>
          <w:u w:val="single"/>
          <w:rPrChange w:id="709" w:author="Lenovo PC" w:date="2019-12-05T16:43:00Z">
            <w:rPr>
              <w:ins w:id="710" w:author="Lenovo PC" w:date="2019-12-05T16:43:00Z"/>
              <w:rFonts w:ascii="Times New Roman" w:hAnsi="Times New Roman" w:cs="Times New Roman"/>
              <w:i/>
              <w:iCs/>
              <w:sz w:val="28"/>
              <w:szCs w:val="24"/>
              <w:u w:val="single"/>
              <w:lang w:val="en-US"/>
            </w:rPr>
          </w:rPrChange>
        </w:rPr>
      </w:pPr>
      <w:ins w:id="711" w:author="Lenovo PC" w:date="2019-12-05T16:43:00Z">
        <w:r w:rsidRPr="00B0610B">
          <w:rPr>
            <w:rFonts w:ascii="Times New Roman" w:hAnsi="Times New Roman" w:cs="Times New Roman"/>
            <w:i/>
            <w:iCs/>
            <w:sz w:val="28"/>
            <w:szCs w:val="24"/>
            <w:u w:val="single"/>
          </w:rPr>
          <w:t>Вывод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712" w:author="Lenovo PC" w:date="2019-12-05T16:43:00Z">
              <w:rPr>
                <w:rFonts w:ascii="Times New Roman" w:hAnsi="Times New Roman" w:cs="Times New Roman"/>
                <w:i/>
                <w:iCs/>
                <w:sz w:val="28"/>
                <w:szCs w:val="24"/>
                <w:u w:val="single"/>
                <w:lang w:val="en-US"/>
              </w:rPr>
            </w:rPrChange>
          </w:rPr>
          <w:t xml:space="preserve"> </w:t>
        </w:r>
        <w:r w:rsidRPr="00B0610B">
          <w:rPr>
            <w:rFonts w:ascii="Times New Roman" w:hAnsi="Times New Roman" w:cs="Times New Roman"/>
            <w:i/>
            <w:iCs/>
            <w:sz w:val="28"/>
            <w:szCs w:val="24"/>
            <w:u w:val="single"/>
          </w:rPr>
          <w:t>списка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713" w:author="Lenovo PC" w:date="2019-12-05T16:43:00Z">
              <w:rPr>
                <w:rFonts w:ascii="Times New Roman" w:hAnsi="Times New Roman" w:cs="Times New Roman"/>
                <w:i/>
                <w:iCs/>
                <w:sz w:val="28"/>
                <w:szCs w:val="24"/>
                <w:u w:val="single"/>
                <w:lang w:val="en-US"/>
              </w:rPr>
            </w:rPrChange>
          </w:rPr>
          <w:t xml:space="preserve"> </w:t>
        </w:r>
        <w:r w:rsidRPr="00B0610B">
          <w:rPr>
            <w:rFonts w:ascii="Times New Roman" w:hAnsi="Times New Roman" w:cs="Times New Roman"/>
            <w:i/>
            <w:iCs/>
            <w:sz w:val="28"/>
            <w:szCs w:val="24"/>
            <w:u w:val="single"/>
          </w:rPr>
          <w:t>преподавателей</w:t>
        </w:r>
      </w:ins>
    </w:p>
    <w:p w14:paraId="7A11FFCF" w14:textId="5289DDB0" w:rsidR="00273FC0" w:rsidRDefault="00273FC0">
      <w:pPr>
        <w:rPr>
          <w:ins w:id="714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  <w:ins w:id="715" w:author="Lenovo PC" w:date="2019-12-05T16:04:00Z">
        <w:r>
          <w:rPr>
            <w:rFonts w:ascii="Times New Roman" w:hAnsi="Times New Roman" w:cs="Times New Roman"/>
            <w:noProof/>
            <w:sz w:val="32"/>
            <w:szCs w:val="28"/>
          </w:rPr>
          <w:drawing>
            <wp:anchor distT="0" distB="0" distL="114300" distR="114300" simplePos="0" relativeHeight="251665408" behindDoc="1" locked="0" layoutInCell="1" allowOverlap="1" wp14:anchorId="43C4C393" wp14:editId="575DE85E">
              <wp:simplePos x="0" y="0"/>
              <wp:positionH relativeFrom="column">
                <wp:posOffset>-85725</wp:posOffset>
              </wp:positionH>
              <wp:positionV relativeFrom="paragraph">
                <wp:posOffset>76200</wp:posOffset>
              </wp:positionV>
              <wp:extent cx="3718560" cy="2735580"/>
              <wp:effectExtent l="0" t="0" r="0" b="7620"/>
              <wp:wrapTight wrapText="bothSides">
                <wp:wrapPolygon edited="0">
                  <wp:start x="0" y="0"/>
                  <wp:lineTo x="0" y="21510"/>
                  <wp:lineTo x="21467" y="21510"/>
                  <wp:lineTo x="21467" y="0"/>
                  <wp:lineTo x="0" y="0"/>
                </wp:wrapPolygon>
              </wp:wrapTight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1FC6543.tmp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18560" cy="2735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66EE55B6" w14:textId="3805D359" w:rsidR="00273FC0" w:rsidRDefault="00273FC0">
      <w:pPr>
        <w:rPr>
          <w:ins w:id="716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353B0771" w14:textId="1965C5DA" w:rsidR="00273FC0" w:rsidRDefault="00273FC0">
      <w:pPr>
        <w:rPr>
          <w:ins w:id="717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372ADB71" w14:textId="0D71AE89" w:rsidR="00273FC0" w:rsidRDefault="00273FC0">
      <w:pPr>
        <w:rPr>
          <w:ins w:id="718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5D417703" w14:textId="11CEC972" w:rsidR="00273FC0" w:rsidRDefault="00273FC0">
      <w:pPr>
        <w:rPr>
          <w:ins w:id="719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4512E38B" w14:textId="7C77EBA7" w:rsidR="00273FC0" w:rsidRDefault="00273FC0">
      <w:pPr>
        <w:rPr>
          <w:ins w:id="720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1F984EFB" w14:textId="25F15D6A" w:rsidR="00273FC0" w:rsidRDefault="00273FC0">
      <w:pPr>
        <w:rPr>
          <w:ins w:id="721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37997995" w14:textId="6AE82E80" w:rsidR="00273FC0" w:rsidRDefault="00273FC0">
      <w:pPr>
        <w:rPr>
          <w:ins w:id="722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684CE680" w14:textId="202441E0" w:rsidR="00273FC0" w:rsidRDefault="00273FC0">
      <w:pPr>
        <w:rPr>
          <w:ins w:id="723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29FFF2C9" w14:textId="58ABC2AF" w:rsidR="00273FC0" w:rsidRDefault="00273FC0">
      <w:pPr>
        <w:rPr>
          <w:ins w:id="724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50588911" w14:textId="5D76A2FC" w:rsidR="00273FC0" w:rsidRDefault="00273FC0">
      <w:pPr>
        <w:rPr>
          <w:ins w:id="725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2B577CB5" w14:textId="78EB26ED" w:rsidR="00273FC0" w:rsidRDefault="00273FC0">
      <w:pPr>
        <w:rPr>
          <w:ins w:id="726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704156B8" w14:textId="205D2EB9" w:rsidR="00273FC0" w:rsidRDefault="00273FC0">
      <w:pPr>
        <w:rPr>
          <w:ins w:id="727" w:author="Lenovo PC" w:date="2019-12-05T16:42:00Z"/>
          <w:rFonts w:ascii="Times New Roman" w:hAnsi="Times New Roman" w:cs="Times New Roman"/>
          <w:b/>
          <w:bCs/>
          <w:sz w:val="32"/>
          <w:szCs w:val="28"/>
        </w:rPr>
      </w:pPr>
    </w:p>
    <w:p w14:paraId="0BC1B0AB" w14:textId="20A350A3" w:rsidR="00273FC0" w:rsidRPr="00273FC0" w:rsidRDefault="00273FC0" w:rsidP="00273FC0">
      <w:pPr>
        <w:rPr>
          <w:ins w:id="728" w:author="Lenovo PC" w:date="2019-12-05T16:43:00Z"/>
          <w:rFonts w:ascii="Times New Roman" w:hAnsi="Times New Roman" w:cs="Times New Roman"/>
          <w:i/>
          <w:iCs/>
          <w:sz w:val="28"/>
          <w:szCs w:val="24"/>
          <w:u w:val="single"/>
          <w:rPrChange w:id="729" w:author="Lenovo PC" w:date="2019-12-05T16:43:00Z">
            <w:rPr>
              <w:ins w:id="730" w:author="Lenovo PC" w:date="2019-12-05T16:43:00Z"/>
              <w:rFonts w:ascii="Times New Roman" w:hAnsi="Times New Roman" w:cs="Times New Roman"/>
              <w:i/>
              <w:iCs/>
              <w:sz w:val="28"/>
              <w:szCs w:val="24"/>
              <w:u w:val="single"/>
              <w:lang w:val="en-US"/>
            </w:rPr>
          </w:rPrChange>
        </w:rPr>
      </w:pPr>
      <w:ins w:id="731" w:author="Lenovo PC" w:date="2019-12-05T16:43:00Z">
        <w:r w:rsidRPr="00B0610B">
          <w:rPr>
            <w:rFonts w:ascii="Times New Roman" w:hAnsi="Times New Roman" w:cs="Times New Roman"/>
            <w:i/>
            <w:iCs/>
            <w:sz w:val="28"/>
            <w:szCs w:val="24"/>
            <w:u w:val="single"/>
          </w:rPr>
          <w:t>Вывод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732" w:author="Lenovo PC" w:date="2019-12-05T16:43:00Z">
              <w:rPr>
                <w:rFonts w:ascii="Times New Roman" w:hAnsi="Times New Roman" w:cs="Times New Roman"/>
                <w:i/>
                <w:iCs/>
                <w:sz w:val="28"/>
                <w:szCs w:val="24"/>
                <w:u w:val="single"/>
                <w:lang w:val="en-US"/>
              </w:rPr>
            </w:rPrChange>
          </w:rPr>
          <w:t xml:space="preserve"> </w:t>
        </w:r>
        <w:r w:rsidRPr="00B0610B">
          <w:rPr>
            <w:rFonts w:ascii="Times New Roman" w:hAnsi="Times New Roman" w:cs="Times New Roman"/>
            <w:i/>
            <w:iCs/>
            <w:sz w:val="28"/>
            <w:szCs w:val="24"/>
            <w:u w:val="single"/>
          </w:rPr>
          <w:t>расписания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733" w:author="Lenovo PC" w:date="2019-12-05T16:43:00Z">
              <w:rPr>
                <w:rFonts w:ascii="Times New Roman" w:hAnsi="Times New Roman" w:cs="Times New Roman"/>
                <w:i/>
                <w:iCs/>
                <w:sz w:val="28"/>
                <w:szCs w:val="24"/>
                <w:u w:val="single"/>
                <w:lang w:val="en-US"/>
              </w:rPr>
            </w:rPrChange>
          </w:rPr>
          <w:t xml:space="preserve"> </w:t>
        </w:r>
        <w:r w:rsidRPr="00B0610B">
          <w:rPr>
            <w:rFonts w:ascii="Times New Roman" w:hAnsi="Times New Roman" w:cs="Times New Roman"/>
            <w:i/>
            <w:iCs/>
            <w:sz w:val="28"/>
            <w:szCs w:val="24"/>
            <w:u w:val="single"/>
          </w:rPr>
          <w:t>на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734" w:author="Lenovo PC" w:date="2019-12-05T16:43:00Z">
              <w:rPr>
                <w:rFonts w:ascii="Times New Roman" w:hAnsi="Times New Roman" w:cs="Times New Roman"/>
                <w:i/>
                <w:iCs/>
                <w:sz w:val="28"/>
                <w:szCs w:val="24"/>
                <w:u w:val="single"/>
                <w:lang w:val="en-US"/>
              </w:rPr>
            </w:rPrChange>
          </w:rPr>
          <w:t xml:space="preserve"> </w:t>
        </w:r>
        <w:r w:rsidRPr="00B0610B">
          <w:rPr>
            <w:rFonts w:ascii="Times New Roman" w:hAnsi="Times New Roman" w:cs="Times New Roman"/>
            <w:i/>
            <w:iCs/>
            <w:sz w:val="28"/>
            <w:szCs w:val="24"/>
            <w:u w:val="single"/>
          </w:rPr>
          <w:t>определенную</w:t>
        </w:r>
        <w:r w:rsidRPr="00273FC0">
          <w:rPr>
            <w:rFonts w:ascii="Times New Roman" w:hAnsi="Times New Roman" w:cs="Times New Roman"/>
            <w:i/>
            <w:iCs/>
            <w:sz w:val="28"/>
            <w:szCs w:val="24"/>
            <w:u w:val="single"/>
            <w:rPrChange w:id="735" w:author="Lenovo PC" w:date="2019-12-05T16:43:00Z">
              <w:rPr>
                <w:rFonts w:ascii="Times New Roman" w:hAnsi="Times New Roman" w:cs="Times New Roman"/>
                <w:i/>
                <w:iCs/>
                <w:sz w:val="28"/>
                <w:szCs w:val="24"/>
                <w:u w:val="single"/>
                <w:lang w:val="en-US"/>
              </w:rPr>
            </w:rPrChange>
          </w:rPr>
          <w:t xml:space="preserve"> </w:t>
        </w:r>
        <w:r w:rsidRPr="00B0610B">
          <w:rPr>
            <w:rFonts w:ascii="Times New Roman" w:hAnsi="Times New Roman" w:cs="Times New Roman"/>
            <w:i/>
            <w:iCs/>
            <w:sz w:val="28"/>
            <w:szCs w:val="24"/>
            <w:u w:val="single"/>
          </w:rPr>
          <w:t>дату</w:t>
        </w:r>
      </w:ins>
    </w:p>
    <w:p w14:paraId="1A88EF6E" w14:textId="7B24F5EA" w:rsidR="00273FC0" w:rsidRDefault="00273FC0">
      <w:pPr>
        <w:rPr>
          <w:ins w:id="736" w:author="Lenovo PC" w:date="2019-12-05T16:43:00Z"/>
          <w:rFonts w:ascii="Times New Roman" w:hAnsi="Times New Roman" w:cs="Times New Roman"/>
          <w:b/>
          <w:bCs/>
          <w:sz w:val="32"/>
          <w:szCs w:val="28"/>
        </w:rPr>
      </w:pPr>
      <w:ins w:id="737" w:author="Lenovo PC" w:date="2019-12-05T16:06:00Z">
        <w:r>
          <w:rPr>
            <w:rFonts w:ascii="Times New Roman" w:hAnsi="Times New Roman" w:cs="Times New Roman"/>
            <w:noProof/>
            <w:sz w:val="32"/>
            <w:szCs w:val="28"/>
          </w:rPr>
          <w:drawing>
            <wp:anchor distT="0" distB="0" distL="114300" distR="114300" simplePos="0" relativeHeight="251666432" behindDoc="1" locked="0" layoutInCell="1" allowOverlap="1" wp14:anchorId="50939534" wp14:editId="22B2729E">
              <wp:simplePos x="0" y="0"/>
              <wp:positionH relativeFrom="column">
                <wp:posOffset>-46355</wp:posOffset>
              </wp:positionH>
              <wp:positionV relativeFrom="paragraph">
                <wp:posOffset>131445</wp:posOffset>
              </wp:positionV>
              <wp:extent cx="3802710" cy="3612193"/>
              <wp:effectExtent l="0" t="0" r="7620" b="7620"/>
              <wp:wrapTight wrapText="bothSides">
                <wp:wrapPolygon edited="0">
                  <wp:start x="0" y="0"/>
                  <wp:lineTo x="0" y="21532"/>
                  <wp:lineTo x="21535" y="21532"/>
                  <wp:lineTo x="21535" y="0"/>
                  <wp:lineTo x="0" y="0"/>
                </wp:wrapPolygon>
              </wp:wrapTight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1FC289F.tmp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02710" cy="36121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738" w:author="Lenovo PC" w:date="2019-12-05T16:43:00Z">
        <w:r>
          <w:rPr>
            <w:rFonts w:ascii="Times New Roman" w:hAnsi="Times New Roman" w:cs="Times New Roman"/>
            <w:b/>
            <w:bCs/>
            <w:sz w:val="32"/>
            <w:szCs w:val="28"/>
          </w:rPr>
          <w:br w:type="page"/>
        </w:r>
      </w:ins>
    </w:p>
    <w:p w14:paraId="6C458454" w14:textId="7A228D05" w:rsidR="00BC18F0" w:rsidRPr="00273FC0" w:rsidRDefault="00BC18F0" w:rsidP="00273FC0">
      <w:pPr>
        <w:pStyle w:val="a3"/>
        <w:numPr>
          <w:ilvl w:val="0"/>
          <w:numId w:val="8"/>
        </w:numPr>
        <w:spacing w:after="0" w:line="20" w:lineRule="atLeast"/>
        <w:rPr>
          <w:moveTo w:id="739" w:author="Lenovo PC" w:date="2019-12-05T16:06:00Z"/>
          <w:rFonts w:ascii="Times New Roman" w:hAnsi="Times New Roman" w:cs="Times New Roman"/>
          <w:b/>
          <w:bCs/>
          <w:sz w:val="32"/>
          <w:szCs w:val="28"/>
          <w:rPrChange w:id="740" w:author="Lenovo PC" w:date="2019-12-05T16:43:00Z">
            <w:rPr>
              <w:moveTo w:id="741" w:author="Lenovo PC" w:date="2019-12-05T16:06:00Z"/>
            </w:rPr>
          </w:rPrChange>
        </w:rPr>
        <w:pPrChange w:id="742" w:author="Lenovo PC" w:date="2019-12-05T16:43:00Z">
          <w:pPr>
            <w:spacing w:after="0" w:line="20" w:lineRule="atLeast"/>
            <w:jc w:val="center"/>
          </w:pPr>
        </w:pPrChange>
      </w:pPr>
      <w:moveToRangeStart w:id="743" w:author="Lenovo PC" w:date="2019-12-05T16:06:00Z" w:name="move26454425"/>
      <w:moveTo w:id="744" w:author="Lenovo PC" w:date="2019-12-05T16:06:00Z">
        <w:r w:rsidRPr="00273FC0">
          <w:rPr>
            <w:rFonts w:ascii="Times New Roman" w:hAnsi="Times New Roman" w:cs="Times New Roman"/>
            <w:b/>
            <w:bCs/>
            <w:sz w:val="32"/>
            <w:szCs w:val="28"/>
            <w:rPrChange w:id="745" w:author="Lenovo PC" w:date="2019-12-05T16:43:00Z">
              <w:rPr/>
            </w:rPrChange>
          </w:rPr>
          <w:lastRenderedPageBreak/>
          <w:t>Вывод</w:t>
        </w:r>
      </w:moveTo>
    </w:p>
    <w:p w14:paraId="41F27404" w14:textId="431060F1" w:rsidR="00BC18F0" w:rsidRDefault="00BC18F0" w:rsidP="00BC18F0">
      <w:pPr>
        <w:spacing w:after="0" w:line="20" w:lineRule="atLeast"/>
        <w:rPr>
          <w:moveTo w:id="746" w:author="Lenovo PC" w:date="2019-12-05T16:06:00Z"/>
          <w:rFonts w:ascii="Times New Roman" w:hAnsi="Times New Roman" w:cs="Times New Roman"/>
          <w:sz w:val="28"/>
          <w:szCs w:val="24"/>
        </w:rPr>
      </w:pPr>
      <w:moveTo w:id="747" w:author="Lenovo PC" w:date="2019-12-05T16:06:00Z">
        <w:r>
          <w:rPr>
            <w:rFonts w:ascii="Times New Roman" w:hAnsi="Times New Roman" w:cs="Times New Roman"/>
            <w:sz w:val="28"/>
            <w:szCs w:val="24"/>
          </w:rPr>
          <w:t>В данной курсовой работе было составлено техническое задание, по нему смоделированы бизнес-процессы, которые должны происходить в информационной системе, и реализованы в программном коде на языке «С».</w:t>
        </w:r>
      </w:moveTo>
    </w:p>
    <w:p w14:paraId="0D598DB4" w14:textId="343BF4A4" w:rsidR="00BC18F0" w:rsidRPr="00762468" w:rsidDel="00BC18F0" w:rsidRDefault="00BC18F0" w:rsidP="00BC18F0">
      <w:pPr>
        <w:spacing w:after="0" w:line="20" w:lineRule="atLeast"/>
        <w:rPr>
          <w:del w:id="748" w:author="Lenovo PC" w:date="2019-12-05T16:06:00Z"/>
          <w:moveTo w:id="749" w:author="Lenovo PC" w:date="2019-12-05T16:06:00Z"/>
          <w:rFonts w:ascii="Times New Roman" w:hAnsi="Times New Roman" w:cs="Times New Roman"/>
          <w:sz w:val="28"/>
          <w:szCs w:val="24"/>
        </w:rPr>
      </w:pPr>
      <w:moveTo w:id="750" w:author="Lenovo PC" w:date="2019-12-05T16:06:00Z">
        <w:r>
          <w:rPr>
            <w:rFonts w:ascii="Times New Roman" w:hAnsi="Times New Roman" w:cs="Times New Roman"/>
            <w:sz w:val="28"/>
            <w:szCs w:val="24"/>
          </w:rPr>
          <w:t>В работе в качестве базы данных использовались текстовые и бинарные файлы, функции для работы с бинарными фалами использовались при реализации авторизации пользователя. Для всех остальных файлов использовались функции для работы со строками.</w:t>
        </w:r>
      </w:moveTo>
    </w:p>
    <w:moveToRangeEnd w:id="743"/>
    <w:p w14:paraId="3ED6131A" w14:textId="4D2FDA02" w:rsidR="00BC18F0" w:rsidRDefault="00BC18F0">
      <w:pPr>
        <w:spacing w:after="0" w:line="20" w:lineRule="atLeast"/>
        <w:rPr>
          <w:ins w:id="751" w:author="Lenovo PC" w:date="2019-12-05T16:06:00Z"/>
          <w:rFonts w:ascii="Times New Roman" w:hAnsi="Times New Roman" w:cs="Times New Roman"/>
          <w:b/>
          <w:bCs/>
          <w:sz w:val="32"/>
          <w:szCs w:val="28"/>
        </w:rPr>
        <w:pPrChange w:id="752" w:author="Lenovo PC" w:date="2019-12-05T16:06:00Z">
          <w:pPr/>
        </w:pPrChange>
      </w:pPr>
      <w:ins w:id="753" w:author="Lenovo PC" w:date="2019-12-05T16:06:00Z">
        <w:r>
          <w:rPr>
            <w:rFonts w:ascii="Times New Roman" w:hAnsi="Times New Roman" w:cs="Times New Roman"/>
            <w:b/>
            <w:bCs/>
            <w:sz w:val="32"/>
            <w:szCs w:val="28"/>
          </w:rPr>
          <w:br w:type="page"/>
        </w:r>
      </w:ins>
    </w:p>
    <w:p w14:paraId="5C62308B" w14:textId="00F874D1" w:rsidR="00CA25E3" w:rsidRPr="00A90B4B" w:rsidRDefault="00CA25E3" w:rsidP="009A3949">
      <w:pPr>
        <w:jc w:val="center"/>
        <w:rPr>
          <w:ins w:id="754" w:author="Lenovo PC" w:date="2019-12-05T15:47:00Z"/>
          <w:rFonts w:ascii="Times New Roman" w:hAnsi="Times New Roman" w:cs="Times New Roman"/>
          <w:b/>
          <w:bCs/>
          <w:sz w:val="32"/>
          <w:szCs w:val="28"/>
          <w:lang w:val="en-US"/>
          <w:rPrChange w:id="755" w:author="Lenovo PC" w:date="2019-12-05T16:29:00Z">
            <w:rPr>
              <w:ins w:id="756" w:author="Lenovo PC" w:date="2019-12-05T15:47:00Z"/>
              <w:rFonts w:ascii="Times New Roman" w:hAnsi="Times New Roman" w:cs="Times New Roman"/>
              <w:b/>
              <w:bCs/>
              <w:sz w:val="32"/>
              <w:szCs w:val="28"/>
            </w:rPr>
          </w:rPrChange>
        </w:rPr>
      </w:pPr>
      <w:ins w:id="757" w:author="Lenovo PC" w:date="2019-12-05T15:47:00Z">
        <w:r>
          <w:rPr>
            <w:rFonts w:ascii="Times New Roman" w:hAnsi="Times New Roman" w:cs="Times New Roman"/>
            <w:b/>
            <w:bCs/>
            <w:sz w:val="32"/>
            <w:szCs w:val="28"/>
          </w:rPr>
          <w:lastRenderedPageBreak/>
          <w:t>П</w:t>
        </w:r>
      </w:ins>
      <w:ins w:id="758" w:author="Lenovo PC" w:date="2019-12-05T15:48:00Z">
        <w:r>
          <w:rPr>
            <w:rFonts w:ascii="Times New Roman" w:hAnsi="Times New Roman" w:cs="Times New Roman"/>
            <w:b/>
            <w:bCs/>
            <w:sz w:val="32"/>
            <w:szCs w:val="28"/>
          </w:rPr>
          <w:t>риложение</w:t>
        </w:r>
        <w:r w:rsidRPr="00A90B4B">
          <w:rPr>
            <w:rFonts w:ascii="Times New Roman" w:hAnsi="Times New Roman" w:cs="Times New Roman"/>
            <w:b/>
            <w:bCs/>
            <w:sz w:val="32"/>
            <w:szCs w:val="28"/>
            <w:lang w:val="en-US"/>
            <w:rPrChange w:id="759" w:author="Lenovo PC" w:date="2019-12-05T16:29:00Z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rPrChange>
          </w:rPr>
          <w:t xml:space="preserve"> </w:t>
        </w:r>
        <w:r>
          <w:rPr>
            <w:rFonts w:ascii="Times New Roman" w:hAnsi="Times New Roman" w:cs="Times New Roman"/>
            <w:b/>
            <w:bCs/>
            <w:sz w:val="32"/>
            <w:szCs w:val="28"/>
          </w:rPr>
          <w:t>А</w:t>
        </w:r>
      </w:ins>
    </w:p>
    <w:p w14:paraId="05D53995" w14:textId="347089C6" w:rsidR="009A3949" w:rsidRPr="00A90B4B" w:rsidRDefault="009A3949" w:rsidP="009A3949">
      <w:pPr>
        <w:jc w:val="center"/>
        <w:rPr>
          <w:rFonts w:ascii="Times New Roman" w:hAnsi="Times New Roman" w:cs="Times New Roman"/>
          <w:b/>
          <w:bCs/>
          <w:sz w:val="32"/>
          <w:szCs w:val="28"/>
          <w:lang w:val="en-US"/>
          <w:rPrChange w:id="760" w:author="Lenovo PC" w:date="2019-12-05T16:29:00Z">
            <w:rPr>
              <w:rFonts w:ascii="Times New Roman" w:hAnsi="Times New Roman" w:cs="Times New Roman"/>
              <w:b/>
              <w:bCs/>
              <w:sz w:val="32"/>
              <w:szCs w:val="28"/>
            </w:rPr>
          </w:rPrChange>
        </w:rPr>
      </w:pPr>
      <w:r w:rsidRPr="009A3949">
        <w:rPr>
          <w:rFonts w:ascii="Times New Roman" w:hAnsi="Times New Roman" w:cs="Times New Roman"/>
          <w:b/>
          <w:bCs/>
          <w:sz w:val="32"/>
          <w:szCs w:val="28"/>
        </w:rPr>
        <w:t>Код</w:t>
      </w:r>
      <w:r w:rsidRPr="00A90B4B">
        <w:rPr>
          <w:rFonts w:ascii="Times New Roman" w:hAnsi="Times New Roman" w:cs="Times New Roman"/>
          <w:b/>
          <w:bCs/>
          <w:sz w:val="32"/>
          <w:szCs w:val="28"/>
          <w:lang w:val="en-US"/>
          <w:rPrChange w:id="761" w:author="Lenovo PC" w:date="2019-12-05T16:29:00Z">
            <w:rPr>
              <w:rFonts w:ascii="Times New Roman" w:hAnsi="Times New Roman" w:cs="Times New Roman"/>
              <w:b/>
              <w:bCs/>
              <w:sz w:val="32"/>
              <w:szCs w:val="28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b/>
          <w:bCs/>
          <w:sz w:val="32"/>
          <w:szCs w:val="28"/>
        </w:rPr>
        <w:t>программы</w:t>
      </w:r>
    </w:p>
    <w:p w14:paraId="600EC97E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</w:rPr>
        <w:t>#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define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 xml:space="preserve"> _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CRT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_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SECURE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_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NO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_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WARNINGS</w:t>
      </w:r>
    </w:p>
    <w:p w14:paraId="3254C1BD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</w:rPr>
        <w:t>#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include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 xml:space="preserve"> &lt;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stdio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.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h</w:t>
      </w:r>
      <w:proofErr w:type="spellEnd"/>
      <w:r w:rsidRPr="00A90B4B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789936C4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</w:rPr>
        <w:t>#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include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 xml:space="preserve"> &lt;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stdlib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.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h</w:t>
      </w:r>
      <w:proofErr w:type="spellEnd"/>
      <w:r w:rsidRPr="00A90B4B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28D6E581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</w:rPr>
        <w:t>#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include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 xml:space="preserve"> &lt;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.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h</w:t>
      </w:r>
      <w:proofErr w:type="spellEnd"/>
      <w:r w:rsidRPr="00A90B4B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572F59B5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</w:rPr>
        <w:t>#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include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&lt;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locale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.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h</w:t>
      </w:r>
      <w:proofErr w:type="spellEnd"/>
      <w:r w:rsidRPr="00A90B4B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4E915868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</w:rPr>
        <w:t>#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include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&lt;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conio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.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h</w:t>
      </w:r>
      <w:proofErr w:type="spellEnd"/>
      <w:r w:rsidRPr="00A90B4B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38F97DF3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</w:rPr>
        <w:t>#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include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 xml:space="preserve"> &lt;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Windows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.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h</w:t>
      </w:r>
      <w:proofErr w:type="spellEnd"/>
      <w:r w:rsidRPr="00A90B4B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5661A9E5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7BBF8F21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using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namespace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std</w:t>
      </w:r>
      <w:r w:rsidRPr="00A90B4B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7EE2D620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5F3D949E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762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  <w:rPrChange w:id="763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>////////////////////////////////////////////////////////////////////</w:t>
      </w:r>
    </w:p>
    <w:p w14:paraId="587B4923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764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  <w:rPrChange w:id="765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>/***********</w:t>
      </w:r>
      <w:r w:rsidRPr="009A3949">
        <w:rPr>
          <w:rFonts w:ascii="Times New Roman" w:hAnsi="Times New Roman" w:cs="Times New Roman"/>
          <w:sz w:val="28"/>
          <w:szCs w:val="24"/>
        </w:rPr>
        <w:t>СТРУКТУРЫ</w:t>
      </w:r>
      <w:r w:rsidRPr="00A90B4B">
        <w:rPr>
          <w:rFonts w:ascii="Times New Roman" w:hAnsi="Times New Roman" w:cs="Times New Roman"/>
          <w:sz w:val="28"/>
          <w:szCs w:val="24"/>
          <w:lang w:val="en-US"/>
          <w:rPrChange w:id="766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>***************/</w:t>
      </w:r>
    </w:p>
    <w:p w14:paraId="0CB1B875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767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  <w:rPrChange w:id="768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>////////////////////////////////////////////////////////////////////</w:t>
      </w:r>
    </w:p>
    <w:p w14:paraId="18FE13D5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769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</w:pPr>
    </w:p>
    <w:p w14:paraId="664B961D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770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  <w:rPrChange w:id="771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struct </w:t>
      </w:r>
      <w:proofErr w:type="spellStart"/>
      <w:r w:rsidRPr="00A90B4B">
        <w:rPr>
          <w:rFonts w:ascii="Times New Roman" w:hAnsi="Times New Roman" w:cs="Times New Roman"/>
          <w:sz w:val="28"/>
          <w:szCs w:val="24"/>
          <w:lang w:val="en-US"/>
          <w:rPrChange w:id="772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>studentInf</w:t>
      </w:r>
      <w:proofErr w:type="spellEnd"/>
      <w:r w:rsidRPr="00A90B4B">
        <w:rPr>
          <w:rFonts w:ascii="Times New Roman" w:hAnsi="Times New Roman" w:cs="Times New Roman"/>
          <w:sz w:val="28"/>
          <w:szCs w:val="24"/>
          <w:lang w:val="en-US"/>
          <w:rPrChange w:id="773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{</w:t>
      </w:r>
      <w:r w:rsidRPr="00A90B4B">
        <w:rPr>
          <w:rFonts w:ascii="Times New Roman" w:hAnsi="Times New Roman" w:cs="Times New Roman"/>
          <w:sz w:val="28"/>
          <w:szCs w:val="24"/>
          <w:lang w:val="en-US"/>
          <w:rPrChange w:id="774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A90B4B">
        <w:rPr>
          <w:rFonts w:ascii="Times New Roman" w:hAnsi="Times New Roman" w:cs="Times New Roman"/>
          <w:sz w:val="28"/>
          <w:szCs w:val="24"/>
          <w:lang w:val="en-US"/>
          <w:rPrChange w:id="775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A90B4B">
        <w:rPr>
          <w:rFonts w:ascii="Times New Roman" w:hAnsi="Times New Roman" w:cs="Times New Roman"/>
          <w:sz w:val="28"/>
          <w:szCs w:val="24"/>
          <w:lang w:val="en-US"/>
          <w:rPrChange w:id="776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A90B4B">
        <w:rPr>
          <w:rFonts w:ascii="Times New Roman" w:hAnsi="Times New Roman" w:cs="Times New Roman"/>
          <w:sz w:val="28"/>
          <w:szCs w:val="24"/>
          <w:lang w:val="en-US"/>
          <w:rPrChange w:id="777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Структура</w:t>
      </w:r>
      <w:r w:rsidRPr="00A90B4B">
        <w:rPr>
          <w:rFonts w:ascii="Times New Roman" w:hAnsi="Times New Roman" w:cs="Times New Roman"/>
          <w:sz w:val="28"/>
          <w:szCs w:val="24"/>
          <w:lang w:val="en-US"/>
          <w:rPrChange w:id="778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студентов</w:t>
      </w:r>
    </w:p>
    <w:p w14:paraId="7CCAB82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A90B4B">
        <w:rPr>
          <w:rFonts w:ascii="Times New Roman" w:hAnsi="Times New Roman" w:cs="Times New Roman"/>
          <w:sz w:val="28"/>
          <w:szCs w:val="24"/>
          <w:lang w:val="en-US"/>
          <w:rPrChange w:id="779" w:author="Lenovo PC" w:date="2019-12-05T16:2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//Имя студента</w:t>
      </w:r>
    </w:p>
    <w:p w14:paraId="0808171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surname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//Фамилия студента</w:t>
      </w:r>
    </w:p>
    <w:p w14:paraId="396AED0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//Отчество студента</w:t>
      </w:r>
    </w:p>
    <w:p w14:paraId="5614024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enterYear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//Год поступления</w:t>
      </w:r>
    </w:p>
    <w:p w14:paraId="58A93F3A" w14:textId="77777777" w:rsidR="009A3949" w:rsidRPr="00CA25E3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780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781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char </w:t>
      </w:r>
      <w:proofErr w:type="gramStart"/>
      <w:r w:rsidRPr="00CA25E3">
        <w:rPr>
          <w:rFonts w:ascii="Times New Roman" w:hAnsi="Times New Roman" w:cs="Times New Roman"/>
          <w:sz w:val="28"/>
          <w:szCs w:val="24"/>
          <w:lang w:val="en-US"/>
          <w:rPrChange w:id="782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group[</w:t>
      </w:r>
      <w:proofErr w:type="gramEnd"/>
      <w:r w:rsidRPr="00CA25E3">
        <w:rPr>
          <w:rFonts w:ascii="Times New Roman" w:hAnsi="Times New Roman" w:cs="Times New Roman"/>
          <w:sz w:val="28"/>
          <w:szCs w:val="24"/>
          <w:lang w:val="en-US"/>
          <w:rPrChange w:id="783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12];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784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785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786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787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Группа</w:t>
      </w:r>
    </w:p>
    <w:p w14:paraId="6FEB8C8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CA25E3">
        <w:rPr>
          <w:rFonts w:ascii="Times New Roman" w:hAnsi="Times New Roman" w:cs="Times New Roman"/>
          <w:sz w:val="28"/>
          <w:szCs w:val="24"/>
          <w:lang w:val="en-US"/>
          <w:rPrChange w:id="788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char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50];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Адрес</w:t>
      </w:r>
    </w:p>
    <w:p w14:paraId="3A7C006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char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phone[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13];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Телефон</w:t>
      </w:r>
    </w:p>
    <w:p w14:paraId="42290B2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};</w:t>
      </w:r>
    </w:p>
    <w:p w14:paraId="3B9E6BF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struct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{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сСруктура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преподавателей</w:t>
      </w:r>
    </w:p>
    <w:p w14:paraId="47A048BB" w14:textId="77777777" w:rsidR="009A3949" w:rsidRPr="00CA25E3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789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char</w:t>
      </w:r>
      <w:r w:rsidRPr="00CA25E3">
        <w:rPr>
          <w:rFonts w:ascii="Times New Roman" w:hAnsi="Times New Roman" w:cs="Times New Roman"/>
          <w:sz w:val="28"/>
          <w:szCs w:val="24"/>
          <w:rPrChange w:id="790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CA25E3">
        <w:rPr>
          <w:rFonts w:ascii="Times New Roman" w:hAnsi="Times New Roman" w:cs="Times New Roman"/>
          <w:sz w:val="28"/>
          <w:szCs w:val="24"/>
          <w:rPrChange w:id="791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[</w:t>
      </w:r>
      <w:proofErr w:type="gramEnd"/>
      <w:r w:rsidRPr="00CA25E3">
        <w:rPr>
          <w:rFonts w:ascii="Times New Roman" w:hAnsi="Times New Roman" w:cs="Times New Roman"/>
          <w:sz w:val="28"/>
          <w:szCs w:val="24"/>
          <w:rPrChange w:id="792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25];</w:t>
      </w:r>
      <w:r w:rsidRPr="00CA25E3">
        <w:rPr>
          <w:rFonts w:ascii="Times New Roman" w:hAnsi="Times New Roman" w:cs="Times New Roman"/>
          <w:sz w:val="28"/>
          <w:szCs w:val="24"/>
          <w:rPrChange w:id="793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rPrChange w:id="794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rPrChange w:id="795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rPrChange w:id="796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Имя</w:t>
      </w:r>
      <w:r w:rsidRPr="00CA25E3">
        <w:rPr>
          <w:rFonts w:ascii="Times New Roman" w:hAnsi="Times New Roman" w:cs="Times New Roman"/>
          <w:sz w:val="28"/>
          <w:szCs w:val="24"/>
          <w:rPrChange w:id="797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преподавателя</w:t>
      </w:r>
    </w:p>
    <w:p w14:paraId="6B1306A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CA25E3">
        <w:rPr>
          <w:rFonts w:ascii="Times New Roman" w:hAnsi="Times New Roman" w:cs="Times New Roman"/>
          <w:sz w:val="28"/>
          <w:szCs w:val="24"/>
          <w:rPrChange w:id="798" w:author="Lenovo PC" w:date="2019-12-05T15:0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//Фамилия преподавателя</w:t>
      </w:r>
    </w:p>
    <w:p w14:paraId="53F2EA8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//Отчество преподавателя</w:t>
      </w:r>
    </w:p>
    <w:p w14:paraId="291CA10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tPhone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13];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//телефон преподавателя</w:t>
      </w:r>
    </w:p>
    <w:p w14:paraId="4A5B3F4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};</w:t>
      </w:r>
    </w:p>
    <w:p w14:paraId="29981CB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struct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scheduleInf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{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//Структура расписания</w:t>
      </w:r>
    </w:p>
    <w:p w14:paraId="4B91F3EA" w14:textId="77777777" w:rsidR="009A3949" w:rsidRPr="00CA25E3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799" w:author="Lenovo PC" w:date="2019-12-05T15:46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Pr="00CA25E3">
        <w:rPr>
          <w:rFonts w:ascii="Times New Roman" w:hAnsi="Times New Roman" w:cs="Times New Roman"/>
          <w:sz w:val="28"/>
          <w:szCs w:val="24"/>
          <w:rPrChange w:id="800" w:author="Lenovo PC" w:date="2019-12-05T15:46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numWeek</w:t>
      </w:r>
      <w:proofErr w:type="spellEnd"/>
      <w:r w:rsidRPr="00CA25E3">
        <w:rPr>
          <w:rFonts w:ascii="Times New Roman" w:hAnsi="Times New Roman" w:cs="Times New Roman"/>
          <w:sz w:val="28"/>
          <w:szCs w:val="24"/>
          <w:rPrChange w:id="801" w:author="Lenovo PC" w:date="2019-12-05T15:46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;</w:t>
      </w:r>
      <w:r w:rsidRPr="00CA25E3">
        <w:rPr>
          <w:rFonts w:ascii="Times New Roman" w:hAnsi="Times New Roman" w:cs="Times New Roman"/>
          <w:sz w:val="28"/>
          <w:szCs w:val="24"/>
          <w:rPrChange w:id="802" w:author="Lenovo PC" w:date="2019-12-05T15:46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rPrChange w:id="803" w:author="Lenovo PC" w:date="2019-12-05T15:46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rPrChange w:id="804" w:author="Lenovo PC" w:date="2019-12-05T15:46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rPrChange w:id="805" w:author="Lenovo PC" w:date="2019-12-05T15:46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Номер</w:t>
      </w:r>
      <w:r w:rsidRPr="00CA25E3">
        <w:rPr>
          <w:rFonts w:ascii="Times New Roman" w:hAnsi="Times New Roman" w:cs="Times New Roman"/>
          <w:sz w:val="28"/>
          <w:szCs w:val="24"/>
          <w:rPrChange w:id="806" w:author="Lenovo PC" w:date="2019-12-05T15:46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недели</w:t>
      </w:r>
    </w:p>
    <w:p w14:paraId="39473FA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CA25E3">
        <w:rPr>
          <w:rFonts w:ascii="Times New Roman" w:hAnsi="Times New Roman" w:cs="Times New Roman"/>
          <w:sz w:val="28"/>
          <w:szCs w:val="24"/>
          <w:rPrChange w:id="807" w:author="Lenovo PC" w:date="2019-12-05T15:46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char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10];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//"</w:t>
      </w:r>
      <w:r w:rsidRPr="009A3949">
        <w:rPr>
          <w:rFonts w:ascii="Times New Roman" w:hAnsi="Times New Roman" w:cs="Times New Roman"/>
          <w:sz w:val="28"/>
          <w:szCs w:val="24"/>
        </w:rPr>
        <w:t>Неделя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"</w:t>
      </w:r>
    </w:p>
    <w:p w14:paraId="7D610BB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char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9];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Дата</w:t>
      </w:r>
    </w:p>
    <w:p w14:paraId="0F0B012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char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subject[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15];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Предмет</w:t>
      </w:r>
    </w:p>
    <w:p w14:paraId="3437623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char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classTime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6];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Время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предмета</w:t>
      </w:r>
    </w:p>
    <w:p w14:paraId="4BBFFBA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char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numOfAudience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10];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Номер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аудитории</w:t>
      </w:r>
    </w:p>
    <w:p w14:paraId="1F24F79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teacherN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//Имя преподавателя</w:t>
      </w:r>
    </w:p>
    <w:p w14:paraId="683AA30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//Фамилия преподавателя</w:t>
      </w:r>
    </w:p>
    <w:p w14:paraId="2C8E5C6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teacherSN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//Отчество преподавателя</w:t>
      </w:r>
    </w:p>
    <w:p w14:paraId="6C7CA39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};</w:t>
      </w:r>
    </w:p>
    <w:p w14:paraId="049D3B4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struct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authorizationData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{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//Структура пользователя</w:t>
      </w:r>
    </w:p>
    <w:p w14:paraId="1EF75DF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char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login[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25];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Логин</w:t>
      </w:r>
    </w:p>
    <w:p w14:paraId="12DCCAC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char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pasword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25];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Пароль</w:t>
      </w:r>
    </w:p>
    <w:p w14:paraId="3B5B623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};</w:t>
      </w:r>
    </w:p>
    <w:p w14:paraId="3BD4E8B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struct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absentInf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{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//Структура отсутствующих</w:t>
      </w:r>
    </w:p>
    <w:p w14:paraId="71EFDE6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//Имя отсутствующего</w:t>
      </w:r>
    </w:p>
    <w:p w14:paraId="1A33611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sSurName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//Фамилия отсутствующего</w:t>
      </w:r>
    </w:p>
    <w:p w14:paraId="40219E2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//Отчество отсутствующего</w:t>
      </w:r>
    </w:p>
    <w:p w14:paraId="64BC36D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absentDate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10];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//Дата, когда отсутствовал</w:t>
      </w:r>
    </w:p>
    <w:p w14:paraId="2390FB0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abSubject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15];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//Предмет, на котором отсутствовал</w:t>
      </w:r>
    </w:p>
    <w:p w14:paraId="0BFAE70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};</w:t>
      </w:r>
    </w:p>
    <w:p w14:paraId="337CD25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569DA67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////////////////////////////////////////////////////////////////////</w:t>
      </w:r>
    </w:p>
    <w:p w14:paraId="7909490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/*****ПРОТОТИПЫ</w:t>
      </w:r>
      <w:r w:rsidR="00762468">
        <w:rPr>
          <w:rFonts w:ascii="Times New Roman" w:hAnsi="Times New Roman" w:cs="Times New Roman"/>
          <w:sz w:val="28"/>
          <w:szCs w:val="24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ФУНКЦИЙ********/</w:t>
      </w:r>
    </w:p>
    <w:p w14:paraId="7442704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////////////////////////////////////////////////////////////////////</w:t>
      </w:r>
    </w:p>
    <w:p w14:paraId="33DAF1A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71751F4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/******************Функция инициализации структур******************/</w:t>
      </w:r>
    </w:p>
    <w:p w14:paraId="353DECE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initialization(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*students,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*student,</w:t>
      </w:r>
    </w:p>
    <w:p w14:paraId="23B6AC3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FILE *teachers,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*teacher,</w:t>
      </w:r>
    </w:p>
    <w:p w14:paraId="31FA9B3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FILE *Schedule,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*schedule,</w:t>
      </w:r>
    </w:p>
    <w:p w14:paraId="76208A6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</w:t>
      </w:r>
    </w:p>
    <w:p w14:paraId="5969947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*absent, FILE *Absent,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int &amp;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4270676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/****************</w:t>
      </w:r>
      <w:r w:rsidRPr="009A3949">
        <w:rPr>
          <w:rFonts w:ascii="Times New Roman" w:hAnsi="Times New Roman" w:cs="Times New Roman"/>
          <w:sz w:val="28"/>
          <w:szCs w:val="24"/>
        </w:rPr>
        <w:t>Функция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вывода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списка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студентов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******************/</w:t>
      </w:r>
    </w:p>
    <w:p w14:paraId="6D3C992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getStudents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*student);</w:t>
      </w:r>
    </w:p>
    <w:p w14:paraId="48CCAE8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/*****************</w:t>
      </w:r>
      <w:r w:rsidRPr="009A3949">
        <w:rPr>
          <w:rFonts w:ascii="Times New Roman" w:hAnsi="Times New Roman" w:cs="Times New Roman"/>
          <w:sz w:val="28"/>
          <w:szCs w:val="24"/>
        </w:rPr>
        <w:t>Функция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добавления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*********************/</w:t>
      </w:r>
    </w:p>
    <w:p w14:paraId="6F5176B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AddStudent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*students,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*student);</w:t>
      </w:r>
    </w:p>
    <w:p w14:paraId="23454C3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/******************</w:t>
      </w:r>
      <w:r w:rsidRPr="009A3949">
        <w:rPr>
          <w:rFonts w:ascii="Times New Roman" w:hAnsi="Times New Roman" w:cs="Times New Roman"/>
          <w:sz w:val="28"/>
          <w:szCs w:val="24"/>
        </w:rPr>
        <w:t>Функция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удаления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**********************/</w:t>
      </w:r>
    </w:p>
    <w:p w14:paraId="348990C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DeleteStudent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*students,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*student);</w:t>
      </w:r>
    </w:p>
    <w:p w14:paraId="1C830D7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/**************</w:t>
      </w:r>
      <w:r w:rsidRPr="009A3949">
        <w:rPr>
          <w:rFonts w:ascii="Times New Roman" w:hAnsi="Times New Roman" w:cs="Times New Roman"/>
          <w:sz w:val="28"/>
          <w:szCs w:val="24"/>
        </w:rPr>
        <w:t>Функция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вывода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списка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преподавателей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***************/</w:t>
      </w:r>
    </w:p>
    <w:p w14:paraId="6AA931E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*teacher);</w:t>
      </w:r>
    </w:p>
    <w:p w14:paraId="77ED2FC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/***************</w:t>
      </w:r>
      <w:r w:rsidRPr="009A3949">
        <w:rPr>
          <w:rFonts w:ascii="Times New Roman" w:hAnsi="Times New Roman" w:cs="Times New Roman"/>
          <w:sz w:val="28"/>
          <w:szCs w:val="24"/>
        </w:rPr>
        <w:t>Функция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добавления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*******************/</w:t>
      </w:r>
    </w:p>
    <w:p w14:paraId="614FE27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AddTeacher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*teachers,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*teacher);</w:t>
      </w:r>
    </w:p>
    <w:p w14:paraId="50AF564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/****************</w:t>
      </w:r>
      <w:r w:rsidRPr="009A3949">
        <w:rPr>
          <w:rFonts w:ascii="Times New Roman" w:hAnsi="Times New Roman" w:cs="Times New Roman"/>
          <w:sz w:val="28"/>
          <w:szCs w:val="24"/>
        </w:rPr>
        <w:t>Функция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удаления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********************/</w:t>
      </w:r>
    </w:p>
    <w:p w14:paraId="718DCF5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DeleteTeacher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*teachers,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*teacher);</w:t>
      </w:r>
    </w:p>
    <w:p w14:paraId="6858058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/***************</w:t>
      </w:r>
      <w:r w:rsidRPr="009A3949">
        <w:rPr>
          <w:rFonts w:ascii="Times New Roman" w:hAnsi="Times New Roman" w:cs="Times New Roman"/>
          <w:sz w:val="28"/>
          <w:szCs w:val="24"/>
        </w:rPr>
        <w:t>Функция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вывода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расписания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группы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*******************/</w:t>
      </w:r>
    </w:p>
    <w:p w14:paraId="13D8426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*schedule,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6A77BAF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/**********Функция вывода расписания для преподавателя*************/</w:t>
      </w:r>
    </w:p>
    <w:p w14:paraId="0E4C57E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GetScheduleForT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*schedule,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21D4AE9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/*****************</w:t>
      </w:r>
      <w:r w:rsidRPr="009A3949">
        <w:rPr>
          <w:rFonts w:ascii="Times New Roman" w:hAnsi="Times New Roman" w:cs="Times New Roman"/>
          <w:sz w:val="28"/>
          <w:szCs w:val="24"/>
        </w:rPr>
        <w:t>Функция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вывода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отсутствующих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***************/</w:t>
      </w:r>
    </w:p>
    <w:p w14:paraId="773A3B0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getAbsent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*absent,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0FF8796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4A554A4A" w14:textId="77777777" w:rsid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450FE0BC" w14:textId="77777777" w:rsidR="00762468" w:rsidRPr="009A3949" w:rsidRDefault="00762468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0D2D5CB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main(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) {</w:t>
      </w:r>
    </w:p>
    <w:p w14:paraId="2049EEA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setlocale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LC_ALL, "Russian");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подключение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русского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языка</w:t>
      </w:r>
    </w:p>
    <w:p w14:paraId="4F56772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SetConsoleCP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1251);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//изменение кодировки</w:t>
      </w:r>
    </w:p>
    <w:p w14:paraId="432518B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SetConsoleOutputCP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1251);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//изменение кодировки консоли</w:t>
      </w:r>
    </w:p>
    <w:p w14:paraId="0132C5C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FILE *authorization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fopen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authorization.bin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rb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данными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авторизации</w:t>
      </w:r>
    </w:p>
    <w:p w14:paraId="13DA493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i = -1;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для определения аккаунта</w:t>
      </w:r>
    </w:p>
    <w:p w14:paraId="3836DE3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l = -1;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для завершения программы</w:t>
      </w:r>
    </w:p>
    <w:p w14:paraId="2BF74A7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h = -1;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для выбора действия при изменении списка студентов</w:t>
      </w:r>
    </w:p>
    <w:p w14:paraId="48F0AA0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p = -1;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для выбора действия при изменении списка преподавателей</w:t>
      </w:r>
    </w:p>
    <w:p w14:paraId="53B7662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bool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signedIn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false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подтверждения входа в аккаунт</w:t>
      </w:r>
    </w:p>
    <w:p w14:paraId="3DD67B9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/*Для студента*/</w:t>
      </w:r>
    </w:p>
    <w:p w14:paraId="6850747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FILE *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students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NULL;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//файл с данными студентов</w:t>
      </w:r>
    </w:p>
    <w:p w14:paraId="7191224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//количество строк в файле студентов</w:t>
      </w:r>
    </w:p>
    <w:p w14:paraId="67DC828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student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//массив структур студентов</w:t>
      </w:r>
    </w:p>
    <w:p w14:paraId="1187C68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/*Для учителя*/</w:t>
      </w:r>
    </w:p>
    <w:p w14:paraId="20D7712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FILE *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NULL;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 xml:space="preserve">//файл с данными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преподавателейint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0;</w:t>
      </w:r>
    </w:p>
    <w:p w14:paraId="041C855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//количество строк в файле преподавателей</w:t>
      </w:r>
    </w:p>
    <w:p w14:paraId="553324F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teacher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//массив структур преподавателей</w:t>
      </w:r>
    </w:p>
    <w:p w14:paraId="261E7FA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/*Для расписания*/</w:t>
      </w:r>
    </w:p>
    <w:p w14:paraId="7B134A8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FILE *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NULL;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//файл с информацией о преподавателях</w:t>
      </w:r>
    </w:p>
    <w:p w14:paraId="2E1E433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//количество строк в файле расписания</w:t>
      </w:r>
    </w:p>
    <w:p w14:paraId="5A0503F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scheduleInf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//массив структур расписания</w:t>
      </w:r>
    </w:p>
    <w:p w14:paraId="0D76386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lastRenderedPageBreak/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//массив индексов дат в файле расписания</w:t>
      </w:r>
    </w:p>
    <w:p w14:paraId="0B5DC1A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//массив индексов недель в файле расписания</w:t>
      </w:r>
    </w:p>
    <w:p w14:paraId="26DBB48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 xml:space="preserve">//индекс </w:t>
      </w:r>
      <w:proofErr w:type="gramStart"/>
      <w:r w:rsidRPr="009A3949">
        <w:rPr>
          <w:rFonts w:ascii="Times New Roman" w:hAnsi="Times New Roman" w:cs="Times New Roman"/>
          <w:sz w:val="28"/>
          <w:szCs w:val="24"/>
        </w:rPr>
        <w:t>для массив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 xml:space="preserve"> индексов недель</w:t>
      </w:r>
    </w:p>
    <w:p w14:paraId="55AA99F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 xml:space="preserve">//индекс </w:t>
      </w:r>
      <w:proofErr w:type="gramStart"/>
      <w:r w:rsidRPr="009A3949">
        <w:rPr>
          <w:rFonts w:ascii="Times New Roman" w:hAnsi="Times New Roman" w:cs="Times New Roman"/>
          <w:sz w:val="28"/>
          <w:szCs w:val="24"/>
        </w:rPr>
        <w:t>для массив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 xml:space="preserve"> индексов дат</w:t>
      </w:r>
    </w:p>
    <w:p w14:paraId="0CE114D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/*Для отсутствующих*/</w:t>
      </w:r>
    </w:p>
    <w:p w14:paraId="31E91E8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FILE *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Absent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NULL;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//файл с информацией о пропусках</w:t>
      </w:r>
    </w:p>
    <w:p w14:paraId="5743D64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absentInf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absent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//массив структур отсутствующих</w:t>
      </w:r>
    </w:p>
    <w:p w14:paraId="60809AC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//количество строк в файле структур</w:t>
      </w:r>
    </w:p>
    <w:p w14:paraId="40BF234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 xml:space="preserve">//массив индексов ФИО отсутствующих </w:t>
      </w:r>
    </w:p>
    <w:p w14:paraId="7FB94A3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 xml:space="preserve">//индекс для массива индексов ФИО отсутствующих </w:t>
      </w:r>
    </w:p>
    <w:p w14:paraId="0260D74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/*Для авторизации*/</w:t>
      </w:r>
    </w:p>
    <w:p w14:paraId="582F9AB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authorizationData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signIn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3];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 xml:space="preserve">//массив структур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авторизационных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данных</w:t>
      </w:r>
    </w:p>
    <w:p w14:paraId="354FCCE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char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log[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256];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логин</w:t>
      </w:r>
    </w:p>
    <w:p w14:paraId="5174AA0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char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pas[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256];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пароль</w:t>
      </w:r>
    </w:p>
    <w:p w14:paraId="03AB04B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f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 для логина в массиве структур авторизации</w:t>
      </w:r>
    </w:p>
    <w:p w14:paraId="52E1A3B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c;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для считывания пробела</w:t>
      </w:r>
    </w:p>
    <w:p w14:paraId="3552BA9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41CDDAA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3;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</w:p>
    <w:p w14:paraId="114AD6D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while (1) {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бесконечный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цикл</w:t>
      </w:r>
    </w:p>
    <w:p w14:paraId="7F20041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fread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signIn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].login[f],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(char), 1, authorization); //</w:t>
      </w:r>
      <w:r w:rsidRPr="009A3949">
        <w:rPr>
          <w:rFonts w:ascii="Times New Roman" w:hAnsi="Times New Roman" w:cs="Times New Roman"/>
          <w:sz w:val="28"/>
          <w:szCs w:val="24"/>
        </w:rPr>
        <w:t>считываем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побайтно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логин</w:t>
      </w:r>
    </w:p>
    <w:p w14:paraId="0A48C87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signIn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[i].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login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[f] == ' ') {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//если символ - пробел, то прервать считывание логина</w:t>
      </w:r>
    </w:p>
    <w:p w14:paraId="253FFB7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signIn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].login[f] = '\0';</w:t>
      </w:r>
    </w:p>
    <w:p w14:paraId="229EC37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f = 0;</w:t>
      </w:r>
    </w:p>
    <w:p w14:paraId="3FBDB81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6C4D5BD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6EC869F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else</w:t>
      </w:r>
      <w:proofErr w:type="spellEnd"/>
    </w:p>
    <w:p w14:paraId="1996317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f++;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//иначе увеличиваем индекс для логина</w:t>
      </w:r>
    </w:p>
    <w:p w14:paraId="31F4DBD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19A22AE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while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(1) {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//бесконечный цикл</w:t>
      </w:r>
    </w:p>
    <w:p w14:paraId="7D55E145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808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09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fread</w:t>
      </w:r>
      <w:proofErr w:type="spellEnd"/>
      <w:r w:rsidRPr="00273FC0">
        <w:rPr>
          <w:rFonts w:ascii="Times New Roman" w:hAnsi="Times New Roman" w:cs="Times New Roman"/>
          <w:sz w:val="28"/>
          <w:szCs w:val="24"/>
          <w:rPrChange w:id="810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(&amp;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11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signIn</w:t>
      </w:r>
      <w:proofErr w:type="spellEnd"/>
      <w:r w:rsidRPr="00273FC0">
        <w:rPr>
          <w:rFonts w:ascii="Times New Roman" w:hAnsi="Times New Roman" w:cs="Times New Roman"/>
          <w:sz w:val="28"/>
          <w:szCs w:val="24"/>
          <w:rPrChange w:id="812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[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13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</w:t>
      </w:r>
      <w:proofErr w:type="spellEnd"/>
      <w:proofErr w:type="gramStart"/>
      <w:r w:rsidRPr="00273FC0">
        <w:rPr>
          <w:rFonts w:ascii="Times New Roman" w:hAnsi="Times New Roman" w:cs="Times New Roman"/>
          <w:sz w:val="28"/>
          <w:szCs w:val="24"/>
          <w:rPrChange w:id="814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].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15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pasword</w:t>
      </w:r>
      <w:proofErr w:type="spellEnd"/>
      <w:proofErr w:type="gramEnd"/>
      <w:r w:rsidRPr="00273FC0">
        <w:rPr>
          <w:rFonts w:ascii="Times New Roman" w:hAnsi="Times New Roman" w:cs="Times New Roman"/>
          <w:sz w:val="28"/>
          <w:szCs w:val="24"/>
          <w:rPrChange w:id="816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[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817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</w:t>
      </w:r>
      <w:r w:rsidRPr="00273FC0">
        <w:rPr>
          <w:rFonts w:ascii="Times New Roman" w:hAnsi="Times New Roman" w:cs="Times New Roman"/>
          <w:sz w:val="28"/>
          <w:szCs w:val="24"/>
          <w:rPrChange w:id="818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],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19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sizeof</w:t>
      </w:r>
      <w:proofErr w:type="spellEnd"/>
      <w:r w:rsidRPr="00273FC0">
        <w:rPr>
          <w:rFonts w:ascii="Times New Roman" w:hAnsi="Times New Roman" w:cs="Times New Roman"/>
          <w:sz w:val="28"/>
          <w:szCs w:val="24"/>
          <w:rPrChange w:id="820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(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821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char</w:t>
      </w:r>
      <w:r w:rsidRPr="00273FC0">
        <w:rPr>
          <w:rFonts w:ascii="Times New Roman" w:hAnsi="Times New Roman" w:cs="Times New Roman"/>
          <w:sz w:val="28"/>
          <w:szCs w:val="24"/>
          <w:rPrChange w:id="822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), 1, 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823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authorization</w:t>
      </w:r>
      <w:r w:rsidRPr="00273FC0">
        <w:rPr>
          <w:rFonts w:ascii="Times New Roman" w:hAnsi="Times New Roman" w:cs="Times New Roman"/>
          <w:sz w:val="28"/>
          <w:szCs w:val="24"/>
          <w:rPrChange w:id="824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); //</w:t>
      </w:r>
      <w:r w:rsidRPr="009A3949">
        <w:rPr>
          <w:rFonts w:ascii="Times New Roman" w:hAnsi="Times New Roman" w:cs="Times New Roman"/>
          <w:sz w:val="28"/>
          <w:szCs w:val="24"/>
        </w:rPr>
        <w:t>считываем</w:t>
      </w:r>
      <w:r w:rsidRPr="00273FC0">
        <w:rPr>
          <w:rFonts w:ascii="Times New Roman" w:hAnsi="Times New Roman" w:cs="Times New Roman"/>
          <w:sz w:val="28"/>
          <w:szCs w:val="24"/>
          <w:rPrChange w:id="825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побайтно</w:t>
      </w:r>
      <w:r w:rsidRPr="00273FC0">
        <w:rPr>
          <w:rFonts w:ascii="Times New Roman" w:hAnsi="Times New Roman" w:cs="Times New Roman"/>
          <w:sz w:val="28"/>
          <w:szCs w:val="24"/>
          <w:rPrChange w:id="826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пароль</w:t>
      </w:r>
    </w:p>
    <w:p w14:paraId="62B01B16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827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rPrChange w:id="828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829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830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831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if</w:t>
      </w:r>
      <w:r w:rsidRPr="00273FC0">
        <w:rPr>
          <w:rFonts w:ascii="Times New Roman" w:hAnsi="Times New Roman" w:cs="Times New Roman"/>
          <w:sz w:val="28"/>
          <w:szCs w:val="24"/>
          <w:rPrChange w:id="832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((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33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signIn</w:t>
      </w:r>
      <w:proofErr w:type="spellEnd"/>
      <w:r w:rsidRPr="00273FC0">
        <w:rPr>
          <w:rFonts w:ascii="Times New Roman" w:hAnsi="Times New Roman" w:cs="Times New Roman"/>
          <w:sz w:val="28"/>
          <w:szCs w:val="24"/>
          <w:rPrChange w:id="834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[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35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</w:t>
      </w:r>
      <w:proofErr w:type="spellEnd"/>
      <w:proofErr w:type="gramStart"/>
      <w:r w:rsidRPr="00273FC0">
        <w:rPr>
          <w:rFonts w:ascii="Times New Roman" w:hAnsi="Times New Roman" w:cs="Times New Roman"/>
          <w:sz w:val="28"/>
          <w:szCs w:val="24"/>
          <w:rPrChange w:id="836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].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37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pasword</w:t>
      </w:r>
      <w:proofErr w:type="spellEnd"/>
      <w:proofErr w:type="gramEnd"/>
      <w:r w:rsidRPr="00273FC0">
        <w:rPr>
          <w:rFonts w:ascii="Times New Roman" w:hAnsi="Times New Roman" w:cs="Times New Roman"/>
          <w:sz w:val="28"/>
          <w:szCs w:val="24"/>
          <w:rPrChange w:id="838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[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839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</w:t>
      </w:r>
      <w:r w:rsidRPr="00273FC0">
        <w:rPr>
          <w:rFonts w:ascii="Times New Roman" w:hAnsi="Times New Roman" w:cs="Times New Roman"/>
          <w:sz w:val="28"/>
          <w:szCs w:val="24"/>
          <w:rPrChange w:id="840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] == '\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841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r</w:t>
      </w:r>
      <w:r w:rsidRPr="00273FC0">
        <w:rPr>
          <w:rFonts w:ascii="Times New Roman" w:hAnsi="Times New Roman" w:cs="Times New Roman"/>
          <w:sz w:val="28"/>
          <w:szCs w:val="24"/>
          <w:rPrChange w:id="842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') || (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43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signIn</w:t>
      </w:r>
      <w:proofErr w:type="spellEnd"/>
      <w:r w:rsidRPr="00273FC0">
        <w:rPr>
          <w:rFonts w:ascii="Times New Roman" w:hAnsi="Times New Roman" w:cs="Times New Roman"/>
          <w:sz w:val="28"/>
          <w:szCs w:val="24"/>
          <w:rPrChange w:id="844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[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45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</w:t>
      </w:r>
      <w:proofErr w:type="spellEnd"/>
      <w:r w:rsidRPr="00273FC0">
        <w:rPr>
          <w:rFonts w:ascii="Times New Roman" w:hAnsi="Times New Roman" w:cs="Times New Roman"/>
          <w:sz w:val="28"/>
          <w:szCs w:val="24"/>
          <w:rPrChange w:id="846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].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847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pasword</w:t>
      </w:r>
      <w:proofErr w:type="spellEnd"/>
      <w:r w:rsidRPr="00273FC0">
        <w:rPr>
          <w:rFonts w:ascii="Times New Roman" w:hAnsi="Times New Roman" w:cs="Times New Roman"/>
          <w:sz w:val="28"/>
          <w:szCs w:val="24"/>
          <w:rPrChange w:id="848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[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849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</w:t>
      </w:r>
      <w:r w:rsidRPr="00273FC0">
        <w:rPr>
          <w:rFonts w:ascii="Times New Roman" w:hAnsi="Times New Roman" w:cs="Times New Roman"/>
          <w:sz w:val="28"/>
          <w:szCs w:val="24"/>
          <w:rPrChange w:id="850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] == '\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851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n</w:t>
      </w:r>
      <w:r w:rsidRPr="00273FC0">
        <w:rPr>
          <w:rFonts w:ascii="Times New Roman" w:hAnsi="Times New Roman" w:cs="Times New Roman"/>
          <w:sz w:val="28"/>
          <w:szCs w:val="24"/>
          <w:rPrChange w:id="852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>')) { //</w:t>
      </w:r>
      <w:r w:rsidRPr="009A3949">
        <w:rPr>
          <w:rFonts w:ascii="Times New Roman" w:hAnsi="Times New Roman" w:cs="Times New Roman"/>
          <w:sz w:val="28"/>
          <w:szCs w:val="24"/>
        </w:rPr>
        <w:t>если</w:t>
      </w:r>
      <w:r w:rsidRPr="00273FC0">
        <w:rPr>
          <w:rFonts w:ascii="Times New Roman" w:hAnsi="Times New Roman" w:cs="Times New Roman"/>
          <w:sz w:val="28"/>
          <w:szCs w:val="24"/>
          <w:rPrChange w:id="853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символ</w:t>
      </w:r>
      <w:r w:rsidRPr="00273FC0">
        <w:rPr>
          <w:rFonts w:ascii="Times New Roman" w:hAnsi="Times New Roman" w:cs="Times New Roman"/>
          <w:sz w:val="28"/>
          <w:szCs w:val="24"/>
          <w:rPrChange w:id="854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- "</w:t>
      </w:r>
      <w:r w:rsidRPr="009A3949">
        <w:rPr>
          <w:rFonts w:ascii="Times New Roman" w:hAnsi="Times New Roman" w:cs="Times New Roman"/>
          <w:sz w:val="28"/>
          <w:szCs w:val="24"/>
        </w:rPr>
        <w:t>возврат</w:t>
      </w:r>
      <w:r w:rsidRPr="00273FC0">
        <w:rPr>
          <w:rFonts w:ascii="Times New Roman" w:hAnsi="Times New Roman" w:cs="Times New Roman"/>
          <w:sz w:val="28"/>
          <w:szCs w:val="24"/>
          <w:rPrChange w:id="855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каретки</w:t>
      </w:r>
      <w:r w:rsidRPr="00273FC0">
        <w:rPr>
          <w:rFonts w:ascii="Times New Roman" w:hAnsi="Times New Roman" w:cs="Times New Roman"/>
          <w:sz w:val="28"/>
          <w:szCs w:val="24"/>
          <w:rPrChange w:id="856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" </w:t>
      </w:r>
      <w:r w:rsidRPr="009A3949">
        <w:rPr>
          <w:rFonts w:ascii="Times New Roman" w:hAnsi="Times New Roman" w:cs="Times New Roman"/>
          <w:sz w:val="28"/>
          <w:szCs w:val="24"/>
        </w:rPr>
        <w:t>или</w:t>
      </w:r>
      <w:r w:rsidRPr="00273FC0">
        <w:rPr>
          <w:rFonts w:ascii="Times New Roman" w:hAnsi="Times New Roman" w:cs="Times New Roman"/>
          <w:sz w:val="28"/>
          <w:szCs w:val="24"/>
          <w:rPrChange w:id="857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"</w:t>
      </w:r>
      <w:r w:rsidRPr="009A3949">
        <w:rPr>
          <w:rFonts w:ascii="Times New Roman" w:hAnsi="Times New Roman" w:cs="Times New Roman"/>
          <w:sz w:val="28"/>
          <w:szCs w:val="24"/>
        </w:rPr>
        <w:t>новая</w:t>
      </w:r>
      <w:r w:rsidRPr="00273FC0">
        <w:rPr>
          <w:rFonts w:ascii="Times New Roman" w:hAnsi="Times New Roman" w:cs="Times New Roman"/>
          <w:sz w:val="28"/>
          <w:szCs w:val="24"/>
          <w:rPrChange w:id="858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строка</w:t>
      </w:r>
      <w:r w:rsidRPr="00273FC0">
        <w:rPr>
          <w:rFonts w:ascii="Times New Roman" w:hAnsi="Times New Roman" w:cs="Times New Roman"/>
          <w:sz w:val="28"/>
          <w:szCs w:val="24"/>
          <w:rPrChange w:id="859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", </w:t>
      </w:r>
      <w:r w:rsidRPr="009A3949">
        <w:rPr>
          <w:rFonts w:ascii="Times New Roman" w:hAnsi="Times New Roman" w:cs="Times New Roman"/>
          <w:sz w:val="28"/>
          <w:szCs w:val="24"/>
        </w:rPr>
        <w:t>то</w:t>
      </w:r>
      <w:r w:rsidRPr="00273FC0">
        <w:rPr>
          <w:rFonts w:ascii="Times New Roman" w:hAnsi="Times New Roman" w:cs="Times New Roman"/>
          <w:sz w:val="28"/>
          <w:szCs w:val="24"/>
          <w:rPrChange w:id="860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прервать</w:t>
      </w:r>
      <w:r w:rsidRPr="00273FC0">
        <w:rPr>
          <w:rFonts w:ascii="Times New Roman" w:hAnsi="Times New Roman" w:cs="Times New Roman"/>
          <w:sz w:val="28"/>
          <w:szCs w:val="24"/>
          <w:rPrChange w:id="861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считывание</w:t>
      </w:r>
      <w:r w:rsidRPr="00273FC0">
        <w:rPr>
          <w:rFonts w:ascii="Times New Roman" w:hAnsi="Times New Roman" w:cs="Times New Roman"/>
          <w:sz w:val="28"/>
          <w:szCs w:val="24"/>
          <w:rPrChange w:id="862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логина</w:t>
      </w:r>
    </w:p>
    <w:p w14:paraId="190C011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273FC0">
        <w:rPr>
          <w:rFonts w:ascii="Times New Roman" w:hAnsi="Times New Roman" w:cs="Times New Roman"/>
          <w:sz w:val="28"/>
          <w:szCs w:val="24"/>
          <w:rPrChange w:id="863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864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865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866" w:author="Lenovo PC" w:date="2019-12-05T16:42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signIn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pasword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[f] = '\0';</w:t>
      </w:r>
    </w:p>
    <w:p w14:paraId="7C93CBD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f = 0;</w:t>
      </w:r>
    </w:p>
    <w:p w14:paraId="4CFFDF2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0F21CD1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1EC5BBF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else</w:t>
      </w:r>
      <w:proofErr w:type="spellEnd"/>
    </w:p>
    <w:p w14:paraId="22C950B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f++;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//иначе увеличиваем индекс для пароля</w:t>
      </w:r>
    </w:p>
    <w:p w14:paraId="202B6A9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3CA49CA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fread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 xml:space="preserve">&amp;c,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), 1,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authorization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//считываем пробел между логином и паролем</w:t>
      </w:r>
    </w:p>
    <w:p w14:paraId="1219F02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081E16C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"Войдите в учетную запись.\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nВведите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логин: ");</w:t>
      </w:r>
    </w:p>
    <w:p w14:paraId="055D972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"%s",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log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 xml:space="preserve">//считываем введенный логин </w:t>
      </w:r>
    </w:p>
    <w:p w14:paraId="727BB2F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"Введите пароль: ");</w:t>
      </w:r>
    </w:p>
    <w:p w14:paraId="0E8D8FB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"%s",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pas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//считываем введенный пароль</w:t>
      </w:r>
    </w:p>
    <w:p w14:paraId="67D00F9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33F3DE9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for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3;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2DAF178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signIn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].login, log) == 0) &amp;&amp; 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signIn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pasword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pas)) == 0)) {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находим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совпадающий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аккаунт</w:t>
      </w:r>
    </w:p>
    <w:p w14:paraId="31276E1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signedIn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true;</w:t>
      </w:r>
    </w:p>
    <w:p w14:paraId="50B82BF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447BB6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590EFB0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2EC00F3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191446C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очищаем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экран</w:t>
      </w:r>
    </w:p>
    <w:p w14:paraId="39EC616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signedIn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true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) </w:t>
      </w:r>
      <w:proofErr w:type="gramStart"/>
      <w:r w:rsidRPr="009A3949">
        <w:rPr>
          <w:rFonts w:ascii="Times New Roman" w:hAnsi="Times New Roman" w:cs="Times New Roman"/>
          <w:sz w:val="28"/>
          <w:szCs w:val="24"/>
        </w:rPr>
        <w:t>{ /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/если пользователь авторизовался</w:t>
      </w:r>
    </w:p>
    <w:p w14:paraId="3C61010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while (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l !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= 0) {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</w:p>
    <w:p w14:paraId="7071899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4EB83F1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switch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{</w:t>
      </w:r>
    </w:p>
    <w:p w14:paraId="0D59627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0:</w:t>
      </w:r>
    </w:p>
    <w:p w14:paraId="39228A6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initialization(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students,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student,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инициализация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структур</w:t>
      </w:r>
    </w:p>
    <w:p w14:paraId="7D23725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teachers,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teacher, Schedule,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schedule,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</w:p>
    <w:p w14:paraId="53E6824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absent, Absent,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4D2064E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6ECC224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 вошли под учетной записью представителя деканата.\n\</w:t>
      </w:r>
    </w:p>
    <w:p w14:paraId="284CADC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1. Отобразить список группы\n\</w:t>
      </w:r>
    </w:p>
    <w:p w14:paraId="20B381F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2. Отобразить список преподавателей\n\</w:t>
      </w:r>
    </w:p>
    <w:p w14:paraId="218E807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3. Отобразить расписание занятий группы\n\</w:t>
      </w:r>
    </w:p>
    <w:p w14:paraId="72E2CF2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4. Отобразить расписание занятий у преподавателя\n\</w:t>
      </w:r>
    </w:p>
    <w:p w14:paraId="02323CC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 xml:space="preserve">5. Отобразить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посещаемсть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студента\n\</w:t>
      </w:r>
    </w:p>
    <w:p w14:paraId="5C51581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6. Изменить список студентов\n\</w:t>
      </w:r>
    </w:p>
    <w:p w14:paraId="37ADF32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7. Изменить список преподавателей\n\</w:t>
      </w:r>
    </w:p>
    <w:p w14:paraId="27560CD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0. Выйти из программы\n");</w:t>
      </w:r>
    </w:p>
    <w:p w14:paraId="2B38512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2A8D267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0409AE6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"Выберите действие: \n");</w:t>
      </w:r>
    </w:p>
    <w:p w14:paraId="0273581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"%d", &amp;l);</w:t>
      </w:r>
      <w:r w:rsidRPr="009A3949">
        <w:rPr>
          <w:rFonts w:ascii="Times New Roman" w:hAnsi="Times New Roman" w:cs="Times New Roman"/>
          <w:sz w:val="28"/>
          <w:szCs w:val="24"/>
        </w:rPr>
        <w:tab/>
        <w:t>//считываем введенное число</w:t>
      </w:r>
    </w:p>
    <w:p w14:paraId="1E08361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switch (l) {</w:t>
      </w:r>
    </w:p>
    <w:p w14:paraId="3C0EE26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1:</w:t>
      </w:r>
    </w:p>
    <w:p w14:paraId="220F503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getStudents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список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студентов</w:t>
      </w:r>
    </w:p>
    <w:p w14:paraId="4084676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327FC11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2:</w:t>
      </w:r>
    </w:p>
    <w:p w14:paraId="6A1EA38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teacher);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список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преподавателей</w:t>
      </w:r>
    </w:p>
    <w:p w14:paraId="34748A0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75DEE38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3:</w:t>
      </w:r>
    </w:p>
    <w:p w14:paraId="02CCE2A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schedule,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расписание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для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группы</w:t>
      </w:r>
    </w:p>
    <w:p w14:paraId="0920FF4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51ED5CD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4:</w:t>
      </w:r>
    </w:p>
    <w:p w14:paraId="1A0FC17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GetScheduleForT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schedule,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расписание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для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преподавателя</w:t>
      </w:r>
    </w:p>
    <w:p w14:paraId="697D0E0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7D90E82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5:</w:t>
      </w:r>
    </w:p>
    <w:p w14:paraId="3B28164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getAbsent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absent,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student,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прогулы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студента</w:t>
      </w:r>
    </w:p>
    <w:p w14:paraId="0BEBC5D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6F10877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case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6:</w:t>
      </w:r>
    </w:p>
    <w:p w14:paraId="682AB8D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system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("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");</w:t>
      </w:r>
    </w:p>
    <w:p w14:paraId="4A015E94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867" w:author="Lenovo PC" w:date="2019-12-05T16:42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"Выберите дальнейшее действие:\n1. Добавить студента\n2. Удалить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68" w:author="Lenovo PC" w:date="2019-12-05T16:42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студента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69" w:author="Lenovo PC" w:date="2019-12-05T16:42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\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70" w:author="Lenovo PC" w:date="2019-12-05T16:42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");</w:t>
      </w:r>
    </w:p>
    <w:p w14:paraId="31962B2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871" w:author="Lenovo PC" w:date="2019-12-05T16:42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lastRenderedPageBreak/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72" w:author="Lenovo PC" w:date="2019-12-05T16:42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73" w:author="Lenovo PC" w:date="2019-12-05T16:42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74" w:author="Lenovo PC" w:date="2019-12-05T16:42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75" w:author="Lenovo PC" w:date="2019-12-05T16:42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"%d", &amp;h);</w:t>
      </w:r>
    </w:p>
    <w:p w14:paraId="6901893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switch (h) {</w:t>
      </w:r>
    </w:p>
    <w:p w14:paraId="7AFB242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1:</w:t>
      </w:r>
    </w:p>
    <w:p w14:paraId="0FA7E0F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AddStudent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students,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добавить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студента</w:t>
      </w:r>
    </w:p>
    <w:p w14:paraId="366D242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1410417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2:</w:t>
      </w:r>
    </w:p>
    <w:p w14:paraId="4EAC112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DeleteStudent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students,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удалить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студента</w:t>
      </w:r>
    </w:p>
    <w:p w14:paraId="3A1BC5D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568272F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default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:</w:t>
      </w:r>
    </w:p>
    <w:p w14:paraId="6580889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"\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nВыбранной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функции не существует!\n");</w:t>
      </w:r>
    </w:p>
    <w:p w14:paraId="0F04675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break;</w:t>
      </w:r>
    </w:p>
    <w:p w14:paraId="36FE2D3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50191C9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6E6B0B5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7:</w:t>
      </w:r>
    </w:p>
    <w:p w14:paraId="1B9E3EA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</w:p>
    <w:p w14:paraId="20D65BD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"Выберите дальнейшее действие:\n1. Добавить преподавателя\n2. Удалить преподавателя\n");</w:t>
      </w:r>
    </w:p>
    <w:p w14:paraId="5A8F2D4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"%d", &amp;p);</w:t>
      </w:r>
    </w:p>
    <w:p w14:paraId="41C8467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switch (p) {</w:t>
      </w:r>
    </w:p>
    <w:p w14:paraId="3B444F5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1:</w:t>
      </w:r>
    </w:p>
    <w:p w14:paraId="46A4D66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AddTeacher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teachers,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teacher);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добавить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преподавателя</w:t>
      </w:r>
    </w:p>
    <w:p w14:paraId="3CC336A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2814150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2:</w:t>
      </w:r>
    </w:p>
    <w:p w14:paraId="2576C8F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DeleteTeacher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teachers,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teacher);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удалить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преподавателя</w:t>
      </w:r>
    </w:p>
    <w:p w14:paraId="590974E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5AD626A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default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:</w:t>
      </w:r>
    </w:p>
    <w:p w14:paraId="64955D4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"\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nВыбранной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функции не существует!\n");</w:t>
      </w:r>
    </w:p>
    <w:p w14:paraId="51288F1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break;</w:t>
      </w:r>
    </w:p>
    <w:p w14:paraId="1C06297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337198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27EE20D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0:</w:t>
      </w:r>
    </w:p>
    <w:p w14:paraId="756EACC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31E70B8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default:</w:t>
      </w:r>
    </w:p>
    <w:p w14:paraId="07B1638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"\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nВыбранной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функции не существует!\n");</w:t>
      </w:r>
    </w:p>
    <w:p w14:paraId="3B43073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break;</w:t>
      </w:r>
    </w:p>
    <w:p w14:paraId="157850B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43BCB1B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38FA159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1:</w:t>
      </w:r>
    </w:p>
    <w:p w14:paraId="6D1B1B7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initialization(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students,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student,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инициализация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структур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</w:p>
    <w:p w14:paraId="43F9ADB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teachers,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teacher, Schedule,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schedule, </w:t>
      </w:r>
    </w:p>
    <w:p w14:paraId="5C8A780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</w:p>
    <w:p w14:paraId="472BC5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absent, Absent,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753E6CC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 вошли под учетной записью преподавателя.\n\</w:t>
      </w:r>
    </w:p>
    <w:p w14:paraId="76E0D84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 xml:space="preserve">Выберите дальнейшее </w:t>
      </w:r>
      <w:proofErr w:type="gramStart"/>
      <w:r w:rsidRPr="009A3949">
        <w:rPr>
          <w:rFonts w:ascii="Times New Roman" w:hAnsi="Times New Roman" w:cs="Times New Roman"/>
          <w:sz w:val="28"/>
          <w:szCs w:val="24"/>
        </w:rPr>
        <w:t>действие:\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n1. Отобразить список группы\n\</w:t>
      </w:r>
    </w:p>
    <w:p w14:paraId="2AD5F38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2. Отобразить список преподавателей\n\</w:t>
      </w:r>
    </w:p>
    <w:p w14:paraId="6CEC9D3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3. Отобразить расписание занятий у преподавателя\n\</w:t>
      </w:r>
    </w:p>
    <w:p w14:paraId="4C584E0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0. Выйти из программы\n");</w:t>
      </w:r>
    </w:p>
    <w:p w14:paraId="72B53C2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"%d", &amp;l);</w:t>
      </w:r>
    </w:p>
    <w:p w14:paraId="2DD08792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876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7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(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l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7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) {</w:t>
      </w:r>
    </w:p>
    <w:p w14:paraId="33EDADE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87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80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81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82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case 1:</w:t>
      </w:r>
    </w:p>
    <w:p w14:paraId="403543C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getStudents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список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студентов</w:t>
      </w:r>
    </w:p>
    <w:p w14:paraId="5676AA8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2178A01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2:</w:t>
      </w:r>
    </w:p>
    <w:p w14:paraId="2BA32C5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teacher);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список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преподавателей</w:t>
      </w:r>
    </w:p>
    <w:p w14:paraId="2DE7C03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2EC6F9C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3:</w:t>
      </w:r>
    </w:p>
    <w:p w14:paraId="2269B07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GetScheduleForT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schedule,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 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расписание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для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преподавателя</w:t>
      </w:r>
    </w:p>
    <w:p w14:paraId="4BA3CF9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6660F36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0:</w:t>
      </w:r>
    </w:p>
    <w:p w14:paraId="3066C52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71A66A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default:</w:t>
      </w:r>
    </w:p>
    <w:p w14:paraId="184A9181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883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273FC0">
        <w:rPr>
          <w:rFonts w:ascii="Times New Roman" w:hAnsi="Times New Roman" w:cs="Times New Roman"/>
          <w:sz w:val="28"/>
          <w:szCs w:val="24"/>
          <w:lang w:val="en-US"/>
          <w:rPrChange w:id="884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(</w:t>
      </w:r>
      <w:proofErr w:type="gramEnd"/>
      <w:r w:rsidRPr="00273FC0">
        <w:rPr>
          <w:rFonts w:ascii="Times New Roman" w:hAnsi="Times New Roman" w:cs="Times New Roman"/>
          <w:sz w:val="28"/>
          <w:szCs w:val="24"/>
          <w:lang w:val="en-US"/>
          <w:rPrChange w:id="885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"\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9A3949">
        <w:rPr>
          <w:rFonts w:ascii="Times New Roman" w:hAnsi="Times New Roman" w:cs="Times New Roman"/>
          <w:sz w:val="28"/>
          <w:szCs w:val="24"/>
        </w:rPr>
        <w:t>Выбранной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86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функции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8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не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8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существует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8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!\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90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");</w:t>
      </w:r>
    </w:p>
    <w:p w14:paraId="7FBCCC1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891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92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93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94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95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break;</w:t>
      </w:r>
    </w:p>
    <w:p w14:paraId="08EF74F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6566E81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37E2BBA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2:</w:t>
      </w:r>
    </w:p>
    <w:p w14:paraId="1046EFA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initialization(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students,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student,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инициализация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структур</w:t>
      </w:r>
    </w:p>
    <w:p w14:paraId="0C65CE8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teachers,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teacher, Schedule,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schedule, </w:t>
      </w:r>
    </w:p>
    <w:p w14:paraId="38B04B6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</w:p>
    <w:p w14:paraId="5E4AC4F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absent, Absent,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75739AF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 вошли под учетной записью студента.\n\</w:t>
      </w:r>
    </w:p>
    <w:p w14:paraId="6F0DB28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 xml:space="preserve">Выберите дальнейшее </w:t>
      </w:r>
      <w:proofErr w:type="gramStart"/>
      <w:r w:rsidRPr="009A3949">
        <w:rPr>
          <w:rFonts w:ascii="Times New Roman" w:hAnsi="Times New Roman" w:cs="Times New Roman"/>
          <w:sz w:val="28"/>
          <w:szCs w:val="24"/>
        </w:rPr>
        <w:t>действие:\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n1. Отобразить список группы\n\</w:t>
      </w:r>
    </w:p>
    <w:p w14:paraId="7B86BDF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2. Отобразить расписание занятий группы\n\</w:t>
      </w:r>
    </w:p>
    <w:p w14:paraId="7B33376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 xml:space="preserve">3. Отобразить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посещаемсть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студента\n\</w:t>
      </w:r>
    </w:p>
    <w:p w14:paraId="76E12F9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0. Выйти из программы\n");</w:t>
      </w:r>
    </w:p>
    <w:p w14:paraId="37EB0D6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"%d", &amp;l);</w:t>
      </w:r>
    </w:p>
    <w:p w14:paraId="4F6E94D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switch (l) {</w:t>
      </w:r>
    </w:p>
    <w:p w14:paraId="604FF2A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1:</w:t>
      </w:r>
    </w:p>
    <w:p w14:paraId="761E1ED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getStudents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список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студентов</w:t>
      </w:r>
    </w:p>
    <w:p w14:paraId="7C91A37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7A3A425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2:</w:t>
      </w:r>
    </w:p>
    <w:p w14:paraId="280FB92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schedule,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расписание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для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группы</w:t>
      </w:r>
    </w:p>
    <w:p w14:paraId="7E3FEEC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75B7422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3:</w:t>
      </w:r>
    </w:p>
    <w:p w14:paraId="127266B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getAbsent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absent,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student,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вывести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прогулы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студента</w:t>
      </w:r>
    </w:p>
    <w:p w14:paraId="49DBD83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1201BBD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case 0:</w:t>
      </w:r>
    </w:p>
    <w:p w14:paraId="67904AD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2593561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default:</w:t>
      </w:r>
    </w:p>
    <w:p w14:paraId="2059CD14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896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273FC0">
        <w:rPr>
          <w:rFonts w:ascii="Times New Roman" w:hAnsi="Times New Roman" w:cs="Times New Roman"/>
          <w:sz w:val="28"/>
          <w:szCs w:val="24"/>
          <w:lang w:val="en-US"/>
          <w:rPrChange w:id="89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(</w:t>
      </w:r>
      <w:proofErr w:type="gramEnd"/>
      <w:r w:rsidRPr="00273FC0">
        <w:rPr>
          <w:rFonts w:ascii="Times New Roman" w:hAnsi="Times New Roman" w:cs="Times New Roman"/>
          <w:sz w:val="28"/>
          <w:szCs w:val="24"/>
          <w:lang w:val="en-US"/>
          <w:rPrChange w:id="89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"\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9A3949">
        <w:rPr>
          <w:rFonts w:ascii="Times New Roman" w:hAnsi="Times New Roman" w:cs="Times New Roman"/>
          <w:sz w:val="28"/>
          <w:szCs w:val="24"/>
        </w:rPr>
        <w:t>Выбранной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89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функции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00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не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01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существует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02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!\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03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");</w:t>
      </w:r>
    </w:p>
    <w:p w14:paraId="301D384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904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05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06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0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0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6C03F41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6EB83EC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2D4DD82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1E6AF58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0859812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/*</w:t>
      </w:r>
      <w:proofErr w:type="gramStart"/>
      <w:r w:rsidRPr="009A3949">
        <w:rPr>
          <w:rFonts w:ascii="Times New Roman" w:hAnsi="Times New Roman" w:cs="Times New Roman"/>
          <w:sz w:val="28"/>
          <w:szCs w:val="24"/>
        </w:rPr>
        <w:t>Очищение памяти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 xml:space="preserve"> отведенной для переменных*/</w:t>
      </w:r>
    </w:p>
    <w:p w14:paraId="6CBC717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memset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student, 0,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(student));</w:t>
      </w:r>
    </w:p>
    <w:p w14:paraId="145A845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memset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teacher, 0,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(teacher));</w:t>
      </w:r>
    </w:p>
    <w:p w14:paraId="6F94568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memset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schedule, 0,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(schedule));</w:t>
      </w:r>
    </w:p>
    <w:p w14:paraId="28C826C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memset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absent, 0,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(absent));</w:t>
      </w:r>
    </w:p>
    <w:p w14:paraId="2183661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</w:t>
      </w:r>
    </w:p>
    <w:p w14:paraId="48F0987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</w:t>
      </w:r>
    </w:p>
    <w:p w14:paraId="5115B65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</w:t>
      </w:r>
    </w:p>
    <w:p w14:paraId="4902034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</w:t>
      </w:r>
    </w:p>
    <w:p w14:paraId="6D44671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memset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0,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));</w:t>
      </w:r>
    </w:p>
    <w:p w14:paraId="74332B2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</w:t>
      </w:r>
    </w:p>
    <w:p w14:paraId="6A0B5CB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memset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0,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));</w:t>
      </w:r>
    </w:p>
    <w:p w14:paraId="50EFF74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memset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0,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));</w:t>
      </w:r>
    </w:p>
    <w:p w14:paraId="20EF084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</w:t>
      </w:r>
    </w:p>
    <w:p w14:paraId="0D1CAA2A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09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910" w:author="Lenovo PC" w:date="2019-12-05T15:46:00Z">
            <w:rPr>
              <w:rFonts w:ascii="Times New Roman" w:hAnsi="Times New Roman" w:cs="Times New Roman"/>
              <w:sz w:val="28"/>
              <w:szCs w:val="24"/>
            </w:rPr>
          </w:rPrChange>
        </w:rPr>
        <w:t>sizeDateIndex</w:t>
      </w:r>
      <w:proofErr w:type="spellEnd"/>
      <w:r w:rsidRPr="00273FC0">
        <w:rPr>
          <w:rFonts w:ascii="Times New Roman" w:hAnsi="Times New Roman" w:cs="Times New Roman"/>
          <w:sz w:val="28"/>
          <w:szCs w:val="24"/>
          <w:rPrChange w:id="911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= 0;</w:t>
      </w:r>
    </w:p>
    <w:p w14:paraId="1FB8CD19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12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rPrChange w:id="913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14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15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  <w:t>/******************************************/</w:t>
      </w:r>
    </w:p>
    <w:p w14:paraId="0FA108A2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16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rPrChange w:id="917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18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19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</w:p>
    <w:p w14:paraId="2FD4EC72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20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rPrChange w:id="921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22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23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924" w:author="Lenovo PC" w:date="2019-12-05T15:46:00Z">
            <w:rPr>
              <w:rFonts w:ascii="Times New Roman" w:hAnsi="Times New Roman" w:cs="Times New Roman"/>
              <w:sz w:val="28"/>
              <w:szCs w:val="24"/>
            </w:rPr>
          </w:rPrChange>
        </w:rPr>
        <w:t>if</w:t>
      </w:r>
      <w:r w:rsidRPr="00273FC0">
        <w:rPr>
          <w:rFonts w:ascii="Times New Roman" w:hAnsi="Times New Roman" w:cs="Times New Roman"/>
          <w:sz w:val="28"/>
          <w:szCs w:val="24"/>
          <w:rPrChange w:id="925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(</w:t>
      </w:r>
      <w:proofErr w:type="gramStart"/>
      <w:r w:rsidRPr="00CA25E3">
        <w:rPr>
          <w:rFonts w:ascii="Times New Roman" w:hAnsi="Times New Roman" w:cs="Times New Roman"/>
          <w:sz w:val="28"/>
          <w:szCs w:val="24"/>
          <w:lang w:val="en-US"/>
          <w:rPrChange w:id="926" w:author="Lenovo PC" w:date="2019-12-05T15:46:00Z">
            <w:rPr>
              <w:rFonts w:ascii="Times New Roman" w:hAnsi="Times New Roman" w:cs="Times New Roman"/>
              <w:sz w:val="28"/>
              <w:szCs w:val="24"/>
            </w:rPr>
          </w:rPrChange>
        </w:rPr>
        <w:t>l</w:t>
      </w:r>
      <w:r w:rsidRPr="00273FC0">
        <w:rPr>
          <w:rFonts w:ascii="Times New Roman" w:hAnsi="Times New Roman" w:cs="Times New Roman"/>
          <w:sz w:val="28"/>
          <w:szCs w:val="24"/>
          <w:rPrChange w:id="927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!</w:t>
      </w:r>
      <w:proofErr w:type="gramEnd"/>
      <w:r w:rsidRPr="00273FC0">
        <w:rPr>
          <w:rFonts w:ascii="Times New Roman" w:hAnsi="Times New Roman" w:cs="Times New Roman"/>
          <w:sz w:val="28"/>
          <w:szCs w:val="24"/>
          <w:rPrChange w:id="928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>= 0) {</w:t>
      </w:r>
      <w:r w:rsidRPr="00273FC0">
        <w:rPr>
          <w:rFonts w:ascii="Times New Roman" w:hAnsi="Times New Roman" w:cs="Times New Roman"/>
          <w:sz w:val="28"/>
          <w:szCs w:val="24"/>
          <w:rPrChange w:id="929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30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31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условие</w:t>
      </w:r>
      <w:r w:rsidRPr="00273FC0">
        <w:rPr>
          <w:rFonts w:ascii="Times New Roman" w:hAnsi="Times New Roman" w:cs="Times New Roman"/>
          <w:sz w:val="28"/>
          <w:szCs w:val="24"/>
          <w:rPrChange w:id="932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завершения</w:t>
      </w:r>
      <w:r w:rsidRPr="00273FC0">
        <w:rPr>
          <w:rFonts w:ascii="Times New Roman" w:hAnsi="Times New Roman" w:cs="Times New Roman"/>
          <w:sz w:val="28"/>
          <w:szCs w:val="24"/>
          <w:rPrChange w:id="933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программы</w:t>
      </w:r>
    </w:p>
    <w:p w14:paraId="167F90B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273FC0">
        <w:rPr>
          <w:rFonts w:ascii="Times New Roman" w:hAnsi="Times New Roman" w:cs="Times New Roman"/>
          <w:sz w:val="28"/>
          <w:szCs w:val="24"/>
          <w:rPrChange w:id="934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35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36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37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system("pause");</w:t>
      </w:r>
    </w:p>
    <w:p w14:paraId="36E01C1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</w:p>
    <w:p w14:paraId="4EA1929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2782741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52AC752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3D16B74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2B82DAE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else</w:t>
      </w:r>
    </w:p>
    <w:p w14:paraId="561529F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</w:t>
      </w:r>
      <w:r w:rsidRPr="009A3949">
        <w:rPr>
          <w:rFonts w:ascii="Times New Roman" w:hAnsi="Times New Roman" w:cs="Times New Roman"/>
          <w:sz w:val="28"/>
          <w:szCs w:val="24"/>
        </w:rPr>
        <w:t>Ошибка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авторизации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.\n");</w:t>
      </w:r>
    </w:p>
    <w:p w14:paraId="04F78BE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27BDCB1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memset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authorization, 0,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sizeof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(authorization));</w:t>
      </w:r>
    </w:p>
    <w:p w14:paraId="3726275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system("pause");</w:t>
      </w:r>
    </w:p>
    <w:p w14:paraId="4DBF646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return 0;</w:t>
      </w:r>
    </w:p>
    <w:p w14:paraId="427CC28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473F847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6AC9B7B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579B178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73E209F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////////////////////////////////////////////////////////////////////</w:t>
      </w:r>
    </w:p>
    <w:p w14:paraId="41A5B2A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/*****</w:t>
      </w:r>
      <w:r w:rsidRPr="009A3949">
        <w:rPr>
          <w:rFonts w:ascii="Times New Roman" w:hAnsi="Times New Roman" w:cs="Times New Roman"/>
          <w:sz w:val="28"/>
          <w:szCs w:val="24"/>
        </w:rPr>
        <w:t>РЕАЛИЗАЦИЯ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ФУНКЦИЙ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********/</w:t>
      </w:r>
    </w:p>
    <w:p w14:paraId="0CC3B42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////////////////////////////////////////////////////////////////////</w:t>
      </w:r>
    </w:p>
    <w:p w14:paraId="4AE3A6F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1A8A422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initialization(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*students,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*student,</w:t>
      </w:r>
    </w:p>
    <w:p w14:paraId="4518B0E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FILE *teachers,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*teacher,</w:t>
      </w:r>
    </w:p>
    <w:p w14:paraId="5F4671F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FILE *Schedule,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*schedule,</w:t>
      </w:r>
    </w:p>
    <w:p w14:paraId="2C8FF7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</w:t>
      </w:r>
    </w:p>
    <w:p w14:paraId="2A1084D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*absent, FILE *Absent,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int &amp;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{</w:t>
      </w:r>
    </w:p>
    <w:p w14:paraId="56C4395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/*******************</w:t>
      </w:r>
      <w:r w:rsidRPr="009A3949">
        <w:rPr>
          <w:rFonts w:ascii="Times New Roman" w:hAnsi="Times New Roman" w:cs="Times New Roman"/>
          <w:sz w:val="28"/>
          <w:szCs w:val="24"/>
        </w:rPr>
        <w:t>Инициализация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структуры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student***********************/</w:t>
      </w:r>
    </w:p>
    <w:p w14:paraId="40D7A7C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students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fopen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"Students.txt", "rt");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открываем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</w:p>
    <w:p w14:paraId="2C4C3E7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*s =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</w:rPr>
        <w:t>*)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malloc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</w:rPr>
        <w:t>(256);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считывания всего файла</w:t>
      </w:r>
    </w:p>
    <w:p w14:paraId="0405CF9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i;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6DF8FA8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/*проверяем, существует ли файл*/</w:t>
      </w:r>
    </w:p>
    <w:p w14:paraId="03B06C8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if (students == NULL) {</w:t>
      </w:r>
    </w:p>
    <w:p w14:paraId="2241572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</w:t>
      </w:r>
      <w:r w:rsidRPr="009A3949">
        <w:rPr>
          <w:rFonts w:ascii="Times New Roman" w:hAnsi="Times New Roman" w:cs="Times New Roman"/>
          <w:sz w:val="28"/>
          <w:szCs w:val="24"/>
        </w:rPr>
        <w:t>Ошибка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открытия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!");</w:t>
      </w:r>
    </w:p>
    <w:p w14:paraId="3FB87B2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system("pause");</w:t>
      </w:r>
    </w:p>
    <w:p w14:paraId="2358A1A4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93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return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3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1;</w:t>
      </w:r>
    </w:p>
    <w:p w14:paraId="1A3DE5B3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940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941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  <w:t>}</w:t>
      </w:r>
    </w:p>
    <w:p w14:paraId="53A1C4B1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942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943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  <w:t>/*</w:t>
      </w:r>
      <w:r w:rsidRPr="009A3949">
        <w:rPr>
          <w:rFonts w:ascii="Times New Roman" w:hAnsi="Times New Roman" w:cs="Times New Roman"/>
          <w:sz w:val="28"/>
          <w:szCs w:val="24"/>
        </w:rPr>
        <w:t>проверяем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44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, </w:t>
      </w:r>
      <w:r w:rsidRPr="009A3949">
        <w:rPr>
          <w:rFonts w:ascii="Times New Roman" w:hAnsi="Times New Roman" w:cs="Times New Roman"/>
          <w:sz w:val="28"/>
          <w:szCs w:val="24"/>
        </w:rPr>
        <w:t>пуст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45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ли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46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4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*/</w:t>
      </w:r>
    </w:p>
    <w:p w14:paraId="00038AC7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94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94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fseek</w:t>
      </w:r>
      <w:proofErr w:type="spellEnd"/>
      <w:r w:rsidRPr="00273FC0">
        <w:rPr>
          <w:rFonts w:ascii="Times New Roman" w:hAnsi="Times New Roman" w:cs="Times New Roman"/>
          <w:sz w:val="28"/>
          <w:szCs w:val="24"/>
          <w:lang w:val="en-US"/>
          <w:rPrChange w:id="950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students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51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, 0, 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SEEK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52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_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END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53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);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54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55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56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5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5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переводим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5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указатель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60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61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конец</w:t>
      </w:r>
    </w:p>
    <w:p w14:paraId="22EFAAE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962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long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posS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ftell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(students);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запоминаем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эту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позицию</w:t>
      </w:r>
    </w:p>
    <w:p w14:paraId="5F7CBCC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posS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&lt;= 0) {</w:t>
      </w:r>
    </w:p>
    <w:p w14:paraId="4F6424C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пуст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!");</w:t>
      </w:r>
    </w:p>
    <w:p w14:paraId="4FE3EB1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system("pause");</w:t>
      </w:r>
    </w:p>
    <w:p w14:paraId="75BDBFE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return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2;</w:t>
      </w:r>
    </w:p>
    <w:p w14:paraId="0B7884E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2990109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rewind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students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//переводим указатель в начало</w:t>
      </w:r>
    </w:p>
    <w:p w14:paraId="16D9A6A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36DA61A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while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fgets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s, 256, students) != NULL) {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считываем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до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конца</w:t>
      </w:r>
    </w:p>
    <w:p w14:paraId="72E12479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63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0] != </w:t>
      </w:r>
      <w:r w:rsidRPr="00273FC0">
        <w:rPr>
          <w:rFonts w:ascii="Times New Roman" w:hAnsi="Times New Roman" w:cs="Times New Roman"/>
          <w:sz w:val="28"/>
          <w:szCs w:val="24"/>
          <w:rPrChange w:id="964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'\</w:t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273FC0">
        <w:rPr>
          <w:rFonts w:ascii="Times New Roman" w:hAnsi="Times New Roman" w:cs="Times New Roman"/>
          <w:sz w:val="28"/>
          <w:szCs w:val="24"/>
          <w:rPrChange w:id="965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') {</w:t>
      </w:r>
    </w:p>
    <w:p w14:paraId="424129DF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66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rPrChange w:id="96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6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6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proofErr w:type="spellStart"/>
      <w:r w:rsidRPr="00C37F8A">
        <w:rPr>
          <w:rFonts w:ascii="Times New Roman" w:hAnsi="Times New Roman" w:cs="Times New Roman"/>
          <w:sz w:val="28"/>
          <w:szCs w:val="24"/>
          <w:lang w:val="en-US"/>
          <w:rPrChange w:id="970" w:author="Lenovo PC" w:date="2019-12-02T11:11:00Z">
            <w:rPr>
              <w:rFonts w:ascii="Times New Roman" w:hAnsi="Times New Roman" w:cs="Times New Roman"/>
              <w:sz w:val="28"/>
              <w:szCs w:val="24"/>
            </w:rPr>
          </w:rPrChange>
        </w:rPr>
        <w:t>strCountS</w:t>
      </w:r>
      <w:proofErr w:type="spellEnd"/>
      <w:r w:rsidRPr="00273FC0">
        <w:rPr>
          <w:rFonts w:ascii="Times New Roman" w:hAnsi="Times New Roman" w:cs="Times New Roman"/>
          <w:sz w:val="28"/>
          <w:szCs w:val="24"/>
          <w:rPrChange w:id="971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>++;</w:t>
      </w:r>
      <w:r w:rsidRPr="00273FC0">
        <w:rPr>
          <w:rFonts w:ascii="Times New Roman" w:hAnsi="Times New Roman" w:cs="Times New Roman"/>
          <w:sz w:val="28"/>
          <w:szCs w:val="24"/>
          <w:rPrChange w:id="972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73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74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75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76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77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78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увеличиваем</w:t>
      </w:r>
      <w:r w:rsidRPr="00273FC0">
        <w:rPr>
          <w:rFonts w:ascii="Times New Roman" w:hAnsi="Times New Roman" w:cs="Times New Roman"/>
          <w:sz w:val="28"/>
          <w:szCs w:val="24"/>
          <w:rPrChange w:id="979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счетчик</w:t>
      </w:r>
      <w:r w:rsidRPr="00273FC0">
        <w:rPr>
          <w:rFonts w:ascii="Times New Roman" w:hAnsi="Times New Roman" w:cs="Times New Roman"/>
          <w:sz w:val="28"/>
          <w:szCs w:val="24"/>
          <w:rPrChange w:id="980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строк</w:t>
      </w:r>
    </w:p>
    <w:p w14:paraId="58F029D9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81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rPrChange w:id="982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rPrChange w:id="983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  <w:t>}</w:t>
      </w:r>
    </w:p>
    <w:p w14:paraId="108261DF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84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rPrChange w:id="985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  <w:t>}</w:t>
      </w:r>
    </w:p>
    <w:p w14:paraId="74F15B09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86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rPrChange w:id="987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C37F8A">
        <w:rPr>
          <w:rFonts w:ascii="Times New Roman" w:hAnsi="Times New Roman" w:cs="Times New Roman"/>
          <w:sz w:val="28"/>
          <w:szCs w:val="24"/>
          <w:lang w:val="en-US"/>
          <w:rPrChange w:id="988" w:author="Lenovo PC" w:date="2019-12-02T11:11:00Z">
            <w:rPr>
              <w:rFonts w:ascii="Times New Roman" w:hAnsi="Times New Roman" w:cs="Times New Roman"/>
              <w:sz w:val="28"/>
              <w:szCs w:val="24"/>
            </w:rPr>
          </w:rPrChange>
        </w:rPr>
        <w:t>rewind</w:t>
      </w:r>
      <w:r w:rsidRPr="00273FC0">
        <w:rPr>
          <w:rFonts w:ascii="Times New Roman" w:hAnsi="Times New Roman" w:cs="Times New Roman"/>
          <w:sz w:val="28"/>
          <w:szCs w:val="24"/>
          <w:rPrChange w:id="989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>(</w:t>
      </w:r>
      <w:r w:rsidRPr="00C37F8A">
        <w:rPr>
          <w:rFonts w:ascii="Times New Roman" w:hAnsi="Times New Roman" w:cs="Times New Roman"/>
          <w:sz w:val="28"/>
          <w:szCs w:val="24"/>
          <w:lang w:val="en-US"/>
          <w:rPrChange w:id="990" w:author="Lenovo PC" w:date="2019-12-02T11:11:00Z">
            <w:rPr>
              <w:rFonts w:ascii="Times New Roman" w:hAnsi="Times New Roman" w:cs="Times New Roman"/>
              <w:sz w:val="28"/>
              <w:szCs w:val="24"/>
            </w:rPr>
          </w:rPrChange>
        </w:rPr>
        <w:t>students</w:t>
      </w:r>
      <w:r w:rsidRPr="00273FC0">
        <w:rPr>
          <w:rFonts w:ascii="Times New Roman" w:hAnsi="Times New Roman" w:cs="Times New Roman"/>
          <w:sz w:val="28"/>
          <w:szCs w:val="24"/>
          <w:rPrChange w:id="991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>);</w:t>
      </w:r>
    </w:p>
    <w:p w14:paraId="6A3E5CDB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rPrChange w:id="992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</w:pPr>
    </w:p>
    <w:p w14:paraId="757D2FA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273FC0">
        <w:rPr>
          <w:rFonts w:ascii="Times New Roman" w:hAnsi="Times New Roman" w:cs="Times New Roman"/>
          <w:sz w:val="28"/>
          <w:szCs w:val="24"/>
          <w:rPrChange w:id="993" w:author="Lenovo PC" w:date="2019-12-05T16:43:00Z">
            <w:rPr>
              <w:rFonts w:ascii="Times New Roman" w:hAnsi="Times New Roman" w:cs="Times New Roman"/>
              <w:sz w:val="28"/>
              <w:szCs w:val="24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/**************считываем информацию из файла в массив структур****************/</w:t>
      </w:r>
    </w:p>
    <w:p w14:paraId="5E9ACBD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for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738A3EA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students, 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s%s%s%s%s%s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].surname,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].name,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enterYear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].group,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].phone);</w:t>
      </w:r>
    </w:p>
    <w:p w14:paraId="1993A20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int a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fgetc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(students);</w:t>
      </w:r>
    </w:p>
    <w:p w14:paraId="4FBBDA7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fgets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50, students);</w:t>
      </w:r>
    </w:p>
    <w:p w14:paraId="74B8944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}</w:t>
      </w:r>
    </w:p>
    <w:p w14:paraId="681CE5C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fclose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students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//закрываем файл</w:t>
      </w:r>
    </w:p>
    <w:p w14:paraId="37A7942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32EB70F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 xml:space="preserve">/*******************Инициализация структуры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teacher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***********************/</w:t>
      </w:r>
    </w:p>
    <w:p w14:paraId="0D5A651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teachers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fopen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"Teachers.txt", "rt");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открываем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</w:p>
    <w:p w14:paraId="5FE3F7C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j;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47A51C0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*p =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</w:rPr>
        <w:t>*)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malloc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</w:rPr>
        <w:t>(256);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считывания всего файла</w:t>
      </w:r>
    </w:p>
    <w:p w14:paraId="2432169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lastRenderedPageBreak/>
        <w:tab/>
        <w:t>/*проверяем, существует ли файл*/</w:t>
      </w:r>
    </w:p>
    <w:p w14:paraId="309A2A2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== NULL) {</w:t>
      </w:r>
    </w:p>
    <w:p w14:paraId="254EE41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"Ошибка открытия файла!");</w:t>
      </w:r>
    </w:p>
    <w:p w14:paraId="5E9137B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system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("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pause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");</w:t>
      </w:r>
    </w:p>
    <w:p w14:paraId="0413873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return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3;</w:t>
      </w:r>
    </w:p>
    <w:p w14:paraId="7C379FC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7CFA4C3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/*проверяем, пуст ли файл*/</w:t>
      </w:r>
    </w:p>
    <w:p w14:paraId="294BDF8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fseek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, 0, SEEK_END);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//переводим указатель в конец</w:t>
      </w:r>
    </w:p>
    <w:p w14:paraId="5ECB4BB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long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posT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ftell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(teachers);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запоминаем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эту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позицию</w:t>
      </w:r>
    </w:p>
    <w:p w14:paraId="3825314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posT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&lt;= 0) {</w:t>
      </w:r>
    </w:p>
    <w:p w14:paraId="05E063A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пуст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!");</w:t>
      </w:r>
    </w:p>
    <w:p w14:paraId="0C5C0F5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system("pause");</w:t>
      </w:r>
    </w:p>
    <w:p w14:paraId="42C4E78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return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4;</w:t>
      </w:r>
    </w:p>
    <w:p w14:paraId="16F3E47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2591683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rewind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//переводим указатель в начало</w:t>
      </w:r>
    </w:p>
    <w:p w14:paraId="56574FB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6E9AA5A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while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fgets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 xml:space="preserve">p, 256,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students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 != NULL) {</w:t>
      </w:r>
      <w:r w:rsidRPr="009A3949">
        <w:rPr>
          <w:rFonts w:ascii="Times New Roman" w:hAnsi="Times New Roman" w:cs="Times New Roman"/>
          <w:sz w:val="28"/>
          <w:szCs w:val="24"/>
        </w:rPr>
        <w:tab/>
        <w:t>//считываем файл до конца</w:t>
      </w:r>
    </w:p>
    <w:p w14:paraId="3DD1E70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++;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//увеличиваем счетчик строк</w:t>
      </w:r>
    </w:p>
    <w:p w14:paraId="389834E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42337C4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rewind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</w:p>
    <w:p w14:paraId="4C34A11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1A15BB2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/**************считываем информацию из файла в массив структур****************/</w:t>
      </w:r>
    </w:p>
    <w:p w14:paraId="4EB9133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(j = 0; j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j++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{</w:t>
      </w:r>
    </w:p>
    <w:p w14:paraId="2D24101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teachers, 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&amp;teacher[j].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tPhone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5B89D84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}</w:t>
      </w:r>
    </w:p>
    <w:p w14:paraId="523C310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fclose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//закрываем файл</w:t>
      </w:r>
    </w:p>
    <w:p w14:paraId="6A30D93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6F0900D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 xml:space="preserve">/*******************Инициализация структуры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***********************/</w:t>
      </w:r>
    </w:p>
    <w:p w14:paraId="47733D3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Schedule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fopen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"Schedule.txt", "rt");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открываем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</w:p>
    <w:p w14:paraId="2AFFFE2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*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sc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</w:rPr>
        <w:t>*)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malloc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</w:rPr>
        <w:t>(256);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считывания всего файла</w:t>
      </w:r>
    </w:p>
    <w:p w14:paraId="39C53D1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l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5EC4591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m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 для массива индексов дат</w:t>
      </w:r>
    </w:p>
    <w:p w14:paraId="2D99BB3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lastRenderedPageBreak/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k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 для массива индексов недель</w:t>
      </w:r>
    </w:p>
    <w:p w14:paraId="7DB0F9B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/*проверяем, существует ли файл*/</w:t>
      </w:r>
    </w:p>
    <w:p w14:paraId="096994B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== NULL) {</w:t>
      </w:r>
    </w:p>
    <w:p w14:paraId="3279F34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"Ошибка открытия файла!");</w:t>
      </w:r>
    </w:p>
    <w:p w14:paraId="0B771F1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system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("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pause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");</w:t>
      </w:r>
    </w:p>
    <w:p w14:paraId="73EFD06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return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5;</w:t>
      </w:r>
    </w:p>
    <w:p w14:paraId="521BCC1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0F71C78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/*проверяем, пуст ли файл*/</w:t>
      </w:r>
    </w:p>
    <w:p w14:paraId="1AFF735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fseek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, 0, SEEK_END);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//переводим указатель в конец</w:t>
      </w:r>
    </w:p>
    <w:p w14:paraId="54F86B0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long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posSce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ftell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запоминаем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эту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позицию</w:t>
      </w:r>
    </w:p>
    <w:p w14:paraId="592FD67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posSce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&lt;= 0) {</w:t>
      </w:r>
    </w:p>
    <w:p w14:paraId="1B449AE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пуст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!");</w:t>
      </w:r>
    </w:p>
    <w:p w14:paraId="31F6944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system("pause");</w:t>
      </w:r>
    </w:p>
    <w:p w14:paraId="5BA3999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return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6;</w:t>
      </w:r>
    </w:p>
    <w:p w14:paraId="2E485DB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293F4AB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rewind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//переводим указатель в начало</w:t>
      </w:r>
    </w:p>
    <w:p w14:paraId="7C21E1C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3AE0BD2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while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fgets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sc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, 256,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 != NULL) {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//считываем файл до конца</w:t>
      </w:r>
    </w:p>
    <w:p w14:paraId="5AC5843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if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strstr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"</w:t>
      </w:r>
      <w:r w:rsidRPr="009A3949">
        <w:rPr>
          <w:rFonts w:ascii="Times New Roman" w:hAnsi="Times New Roman" w:cs="Times New Roman"/>
          <w:sz w:val="28"/>
          <w:szCs w:val="24"/>
        </w:rPr>
        <w:t>Неделя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") != NULL) {</w:t>
      </w:r>
    </w:p>
    <w:p w14:paraId="666E264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[k]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//заполняем массив индексами недель</w:t>
      </w:r>
    </w:p>
    <w:p w14:paraId="2ABEFB4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k++;</w:t>
      </w:r>
    </w:p>
    <w:p w14:paraId="7BBBE22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71E01E4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isdigit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(unsigned char)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[0])) {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</w:p>
    <w:p w14:paraId="3DF66C7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[m]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//заполняем массив индексами дат</w:t>
      </w:r>
    </w:p>
    <w:p w14:paraId="31AC40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m++;</w:t>
      </w:r>
    </w:p>
    <w:p w14:paraId="382D100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33CD1F9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++;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//увеличиваем счетчик строк</w:t>
      </w:r>
    </w:p>
    <w:p w14:paraId="5F4169B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6B80D84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rewind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</w:p>
    <w:p w14:paraId="48F7383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k;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//запоминаем размер массива индексов недель</w:t>
      </w:r>
    </w:p>
    <w:p w14:paraId="4F33CCC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m;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//запоминаем размер массива индексов дат</w:t>
      </w:r>
    </w:p>
    <w:p w14:paraId="1143B66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6DB850A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m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//обнуляем индексы</w:t>
      </w:r>
    </w:p>
    <w:p w14:paraId="52FBC17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lastRenderedPageBreak/>
        <w:tab/>
        <w:t>k = 0;</w:t>
      </w:r>
    </w:p>
    <w:p w14:paraId="1F3A743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2088FE0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/**************считываем информацию из файла в массив структур****************/</w:t>
      </w:r>
    </w:p>
    <w:p w14:paraId="428543A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(l = 0; l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 l++) {</w:t>
      </w:r>
    </w:p>
    <w:p w14:paraId="0D814EF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if (l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[k]) {</w:t>
      </w:r>
    </w:p>
    <w:p w14:paraId="34BEFF6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Schedule, 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s%d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schedule[l].week, &amp;schedule[l].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numWeek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1E5993B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k++;</w:t>
      </w:r>
    </w:p>
    <w:p w14:paraId="6D84F09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200F405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else if (l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[m]) {</w:t>
      </w:r>
    </w:p>
    <w:p w14:paraId="04239E1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Schedule, "%s", schedule[l].date);</w:t>
      </w:r>
    </w:p>
    <w:p w14:paraId="6574044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m++;</w:t>
      </w:r>
    </w:p>
    <w:p w14:paraId="2ED5460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46EB53E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4CFE9FF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else if (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l !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[m]) {</w:t>
      </w:r>
    </w:p>
    <w:p w14:paraId="5F4B481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Schedule, 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s%s%s%s%s%s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schedule[l].subject, schedule[l].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classTime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schedule[l].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numOfAudience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schedule[l].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schedule[l].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schedule[l].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66190B7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69D8E8A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41616EF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51EB951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/*******************</w:t>
      </w:r>
      <w:r w:rsidRPr="009A3949">
        <w:rPr>
          <w:rFonts w:ascii="Times New Roman" w:hAnsi="Times New Roman" w:cs="Times New Roman"/>
          <w:sz w:val="28"/>
          <w:szCs w:val="24"/>
        </w:rPr>
        <w:t>Инициализация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структуры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Absent***********************/</w:t>
      </w:r>
    </w:p>
    <w:p w14:paraId="55C42BA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Absent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fopen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"Absent.txt", "rt");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открываем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</w:p>
    <w:p w14:paraId="61CBE01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n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6560A93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b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 для массива индексов отсутствующих</w:t>
      </w:r>
    </w:p>
    <w:p w14:paraId="4847D10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*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ab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</w:rPr>
        <w:t>*)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malloc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</w:rPr>
        <w:t>(256);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считывания всего файла</w:t>
      </w:r>
    </w:p>
    <w:p w14:paraId="062A1E8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/*проверяем, существует ли файл*/</w:t>
      </w:r>
    </w:p>
    <w:p w14:paraId="18E1207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Absent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== NULL) {</w:t>
      </w:r>
    </w:p>
    <w:p w14:paraId="0FA75AC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"Ошибка открытия файла!");</w:t>
      </w:r>
    </w:p>
    <w:p w14:paraId="2251A30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system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("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pause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");</w:t>
      </w:r>
    </w:p>
    <w:p w14:paraId="30E872F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return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7;</w:t>
      </w:r>
    </w:p>
    <w:p w14:paraId="608EB69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5DFF57F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/*проверяем, пуст ли файл*/</w:t>
      </w:r>
    </w:p>
    <w:p w14:paraId="27DE261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fseek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Absent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, 0, SEEK_END);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//переводим указатель в конец</w:t>
      </w:r>
    </w:p>
    <w:p w14:paraId="1067791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long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posA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ftell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Absent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//запоминаем эту позицию</w:t>
      </w:r>
    </w:p>
    <w:p w14:paraId="6C9D97E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posA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&lt;= 0) {</w:t>
      </w:r>
    </w:p>
    <w:p w14:paraId="74D8B73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пуст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!\n");</w:t>
      </w:r>
    </w:p>
    <w:p w14:paraId="38F93AB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system("pause");</w:t>
      </w:r>
    </w:p>
    <w:p w14:paraId="4C4DEC1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return 8;</w:t>
      </w:r>
    </w:p>
    <w:p w14:paraId="64684E3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108D2524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994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rewind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95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96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);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9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9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99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00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01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02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03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04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переводим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05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указатель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06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0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начало</w:t>
      </w:r>
    </w:p>
    <w:p w14:paraId="11D6A069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100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</w:p>
    <w:p w14:paraId="71D496D0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100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1010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while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11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fgets</w:t>
      </w:r>
      <w:proofErr w:type="spellEnd"/>
      <w:r w:rsidRPr="00273FC0">
        <w:rPr>
          <w:rFonts w:ascii="Times New Roman" w:hAnsi="Times New Roman" w:cs="Times New Roman"/>
          <w:sz w:val="28"/>
          <w:szCs w:val="24"/>
          <w:lang w:val="en-US"/>
          <w:rPrChange w:id="1012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ab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13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, 256, 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Absent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14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) != 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NULL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15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) {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16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считываем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17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18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до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19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конца</w:t>
      </w:r>
    </w:p>
    <w:p w14:paraId="03AA8C0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1020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21" w:author="Lenovo PC" w:date="2019-12-05T16:43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if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(!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isdigit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((unsigned char)ab[0])) {</w:t>
      </w:r>
    </w:p>
    <w:p w14:paraId="40CA695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[b]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//заполняем массив индексами отсутствующих</w:t>
      </w:r>
    </w:p>
    <w:p w14:paraId="303914E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b++;</w:t>
      </w:r>
    </w:p>
    <w:p w14:paraId="18E41FB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02A166A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++;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//увеличиваем счетчик строк</w:t>
      </w:r>
    </w:p>
    <w:p w14:paraId="04EAFC5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45DF64E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rewind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Absent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</w:p>
    <w:p w14:paraId="262E035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b;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//запоминаем размер массива индексов отсутствующих</w:t>
      </w:r>
    </w:p>
    <w:p w14:paraId="4E42011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5530677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b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//обнуляем индекс</w:t>
      </w:r>
    </w:p>
    <w:p w14:paraId="3CFEC64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15088D0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/**************считываем информацию из файла в массив структур****************/</w:t>
      </w:r>
    </w:p>
    <w:p w14:paraId="0416D7C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(n = 0; n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 n++) {</w:t>
      </w:r>
    </w:p>
    <w:p w14:paraId="7B5FBFE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if (n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[b]) {</w:t>
      </w:r>
    </w:p>
    <w:p w14:paraId="23521B5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Absent, 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&amp;absent[n].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&amp;absent[n].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&amp;absent[n].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1FEFE6B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b++;</w:t>
      </w:r>
    </w:p>
    <w:p w14:paraId="5173F6D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68D08A1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else if (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 !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[b]) {</w:t>
      </w:r>
    </w:p>
    <w:p w14:paraId="234D755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Absent, "%s", &amp;absent[n].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absentDate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6D9C135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fgets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(absent[n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abSubject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50, Absent);</w:t>
      </w:r>
    </w:p>
    <w:p w14:paraId="179E4D3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2F06013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14687B1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fclose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Absent);</w:t>
      </w:r>
    </w:p>
    <w:p w14:paraId="0746BD0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return 9;</w:t>
      </w:r>
    </w:p>
    <w:p w14:paraId="3FCDAA2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0065FE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1F992B4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521E3C4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getStudents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*student) {</w:t>
      </w:r>
    </w:p>
    <w:p w14:paraId="6CFA4DF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/*печать поэлементно структуры студент*/</w:t>
      </w:r>
    </w:p>
    <w:p w14:paraId="598D2FEE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22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for</w:t>
      </w:r>
      <w:r w:rsidRPr="00A90B4B">
        <w:rPr>
          <w:rFonts w:ascii="Times New Roman" w:hAnsi="Times New Roman" w:cs="Times New Roman"/>
          <w:sz w:val="28"/>
          <w:szCs w:val="24"/>
        </w:rPr>
        <w:t xml:space="preserve"> (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23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int</w:t>
      </w:r>
      <w:r w:rsidRPr="00A90B4B">
        <w:rPr>
          <w:rFonts w:ascii="Times New Roman" w:hAnsi="Times New Roman" w:cs="Times New Roman"/>
          <w:sz w:val="28"/>
          <w:szCs w:val="24"/>
        </w:rPr>
        <w:t xml:space="preserve"> 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24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</w:t>
      </w:r>
      <w:r w:rsidRPr="00A90B4B">
        <w:rPr>
          <w:rFonts w:ascii="Times New Roman" w:hAnsi="Times New Roman" w:cs="Times New Roman"/>
          <w:sz w:val="28"/>
          <w:szCs w:val="24"/>
        </w:rPr>
        <w:t xml:space="preserve"> = 0; 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25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</w:t>
      </w:r>
      <w:r w:rsidRPr="00A90B4B">
        <w:rPr>
          <w:rFonts w:ascii="Times New Roman" w:hAnsi="Times New Roman" w:cs="Times New Roman"/>
          <w:sz w:val="28"/>
          <w:szCs w:val="24"/>
        </w:rPr>
        <w:t xml:space="preserve"> &lt;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26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strCountS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 xml:space="preserve">; 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27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</w:t>
      </w:r>
      <w:r w:rsidRPr="00A90B4B">
        <w:rPr>
          <w:rFonts w:ascii="Times New Roman" w:hAnsi="Times New Roman" w:cs="Times New Roman"/>
          <w:sz w:val="28"/>
          <w:szCs w:val="24"/>
        </w:rPr>
        <w:t>++) {</w:t>
      </w:r>
    </w:p>
    <w:p w14:paraId="1874906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</w:rPr>
        <w:lastRenderedPageBreak/>
        <w:tab/>
      </w:r>
      <w:r w:rsidRPr="00A90B4B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&amp;student[f].surname, &amp;student[f].name, &amp;student[f].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&amp;student[f].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enterYear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&amp;student[f].group, &amp;student[f].phone, &amp;student[f].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4AD4C28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5F38236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("\n");</w:t>
      </w:r>
    </w:p>
    <w:p w14:paraId="07B2857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66B6699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7EFE87E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AddStudent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*students,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*student) {</w:t>
      </w:r>
    </w:p>
    <w:p w14:paraId="05B0508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/*ввод и считывание данных для добавления*/</w:t>
      </w:r>
    </w:p>
    <w:p w14:paraId="580F34D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"Введите данные студента через пробел(ФИО, год поступления, группа, номер телефона, адрес):\n");</w:t>
      </w:r>
    </w:p>
    <w:p w14:paraId="5A6C2E5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s%s%s%s%s%s%c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].surname,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].name,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enterYear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].group,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].phone);</w:t>
      </w:r>
    </w:p>
    <w:p w14:paraId="0339DB6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fgets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50, stdin);</w:t>
      </w:r>
    </w:p>
    <w:p w14:paraId="5DA3C40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/*убираем у последней строки символ "новая строка"*/</w:t>
      </w:r>
    </w:p>
    <w:p w14:paraId="6EA536A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strlen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);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532EDF9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 == '\n') {</w:t>
      </w:r>
    </w:p>
    <w:p w14:paraId="48456B5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 = '\0';</w:t>
      </w:r>
    </w:p>
    <w:p w14:paraId="2A34CD1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46ADB4D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10FE834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0EFE197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увеличиваем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счетчик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строк</w:t>
      </w:r>
    </w:p>
    <w:p w14:paraId="45240E0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students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fopen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"Students.txt", 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открываем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</w:p>
    <w:p w14:paraId="133AD89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/*</w:t>
      </w:r>
      <w:r w:rsidRPr="009A3949">
        <w:rPr>
          <w:rFonts w:ascii="Times New Roman" w:hAnsi="Times New Roman" w:cs="Times New Roman"/>
          <w:sz w:val="28"/>
          <w:szCs w:val="24"/>
        </w:rPr>
        <w:t>записываем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*/</w:t>
      </w:r>
    </w:p>
    <w:p w14:paraId="53930B1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4B1D581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!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- 1) {</w:t>
      </w:r>
    </w:p>
    <w:p w14:paraId="3FC8F89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students, "%s %s %s %s %s %s %s",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].surname,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].name,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enterYear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].group,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].phone,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1BF5A65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39FAA67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- 1) {</w:t>
      </w:r>
    </w:p>
    <w:p w14:paraId="5FD083F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(students, "\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%s %s %s %s %s %s",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].surname,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].name,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enterYear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].group,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].phone,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5D643E3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69B31AB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1713F54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fclose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(students);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закрываем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</w:p>
    <w:p w14:paraId="73B5A41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</w:p>
    <w:p w14:paraId="1A651DD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return 10;</w:t>
      </w:r>
    </w:p>
    <w:p w14:paraId="3437658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4C3FA9E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4165573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int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DeleteStudent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*students,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*student) {</w:t>
      </w:r>
    </w:p>
    <w:p w14:paraId="67D0769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deleteName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введенного имени</w:t>
      </w:r>
    </w:p>
    <w:p w14:paraId="4363020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deleteSurname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ля введенной фамилии</w:t>
      </w:r>
    </w:p>
    <w:p w14:paraId="4851D20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deleteSecondName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введенного отчества</w:t>
      </w:r>
    </w:p>
    <w:p w14:paraId="05F46B8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j = -1;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//флаг для найденного студента</w:t>
      </w:r>
    </w:p>
    <w:p w14:paraId="0CCE115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bool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copy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false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//флаг для копирования студентов в списке</w:t>
      </w:r>
    </w:p>
    <w:p w14:paraId="587BA3F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/*вводим и считываем данные о студенте*/</w:t>
      </w:r>
    </w:p>
    <w:p w14:paraId="1A4D725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"Введите ФИО студента, которого хотите удалить из списка(через пробелы):\n");</w:t>
      </w:r>
    </w:p>
    <w:p w14:paraId="2828AEB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3BC2F83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41B96B7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].surname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)) == 0) &amp;&amp; 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].name,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)) == 0) &amp;&amp; 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)) == 0)) {</w:t>
      </w:r>
    </w:p>
    <w:p w14:paraId="015C760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j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532863B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copy = true;</w:t>
      </w:r>
    </w:p>
    <w:p w14:paraId="4F869C1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7A1F8C5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2757482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else if ((j == -1)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- 1)) {</w:t>
      </w:r>
    </w:p>
    <w:p w14:paraId="5A78180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"Студент не найден.\n");</w:t>
      </w:r>
    </w:p>
    <w:p w14:paraId="4C3F655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371EAFE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2F4F758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165CADD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7C86A76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copy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true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 {</w:t>
      </w:r>
    </w:p>
    <w:p w14:paraId="54D0725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/*копируем структуру студента*/</w:t>
      </w:r>
    </w:p>
    <w:p w14:paraId="5BBEF9F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j;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4888B02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].name, 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student[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+ 1].name);</w:t>
      </w:r>
    </w:p>
    <w:p w14:paraId="3EDABB2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].surname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+ 1].surname);</w:t>
      </w:r>
    </w:p>
    <w:p w14:paraId="684BCCF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3F0235B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enterYear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enterYear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52D339C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].group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+ 1].group);</w:t>
      </w:r>
    </w:p>
    <w:p w14:paraId="0C5C0C5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].phone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+ 1].phone);</w:t>
      </w:r>
    </w:p>
    <w:p w14:paraId="4251396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4114AE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}</w:t>
      </w:r>
    </w:p>
    <w:p w14:paraId="51710BB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--;</w:t>
      </w:r>
    </w:p>
    <w:p w14:paraId="78DBF3C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/*убираем у последней строки символ "новая строка"*/</w:t>
      </w:r>
    </w:p>
    <w:p w14:paraId="2922FF6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strlen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);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3EAC75D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student[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 == '\n') {</w:t>
      </w:r>
    </w:p>
    <w:p w14:paraId="7932BDF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student[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 = '\0';</w:t>
      </w:r>
    </w:p>
    <w:p w14:paraId="2AAF3B7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1F88689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4F21637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4EF09FD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/*перезаписываем структуру в файл*/</w:t>
      </w:r>
    </w:p>
    <w:p w14:paraId="003016D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students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fopen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"Students.txt", 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</w:p>
    <w:p w14:paraId="4FE981A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4C21044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(students, "%s %s %s %s %s %s %s",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].surname,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].name,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enterYear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].group,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].phone, &amp;student[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adress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29ADB04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0751164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4CD12E6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fclose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(students);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закрываем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</w:p>
    <w:p w14:paraId="0FEE52F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44F1283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return 11;</w:t>
      </w:r>
    </w:p>
    <w:p w14:paraId="729FB99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49EBA6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0860F8D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*teacher) {</w:t>
      </w:r>
    </w:p>
    <w:p w14:paraId="0B368B8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/*печать поэлементно структуры преподаватель*/</w:t>
      </w:r>
    </w:p>
    <w:p w14:paraId="46944BFB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28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for</w:t>
      </w:r>
      <w:r w:rsidRPr="00A90B4B">
        <w:rPr>
          <w:rFonts w:ascii="Times New Roman" w:hAnsi="Times New Roman" w:cs="Times New Roman"/>
          <w:sz w:val="28"/>
          <w:szCs w:val="24"/>
        </w:rPr>
        <w:t xml:space="preserve"> (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29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int</w:t>
      </w:r>
      <w:r w:rsidRPr="00A90B4B">
        <w:rPr>
          <w:rFonts w:ascii="Times New Roman" w:hAnsi="Times New Roman" w:cs="Times New Roman"/>
          <w:sz w:val="28"/>
          <w:szCs w:val="24"/>
        </w:rPr>
        <w:t xml:space="preserve"> 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30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</w:t>
      </w:r>
      <w:r w:rsidRPr="00A90B4B">
        <w:rPr>
          <w:rFonts w:ascii="Times New Roman" w:hAnsi="Times New Roman" w:cs="Times New Roman"/>
          <w:sz w:val="28"/>
          <w:szCs w:val="24"/>
        </w:rPr>
        <w:t xml:space="preserve"> = 0; 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31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</w:t>
      </w:r>
      <w:r w:rsidRPr="00A90B4B">
        <w:rPr>
          <w:rFonts w:ascii="Times New Roman" w:hAnsi="Times New Roman" w:cs="Times New Roman"/>
          <w:sz w:val="28"/>
          <w:szCs w:val="24"/>
        </w:rPr>
        <w:t xml:space="preserve"> &lt;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32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strCountT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 xml:space="preserve">; 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33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</w:t>
      </w:r>
      <w:r w:rsidRPr="00A90B4B">
        <w:rPr>
          <w:rFonts w:ascii="Times New Roman" w:hAnsi="Times New Roman" w:cs="Times New Roman"/>
          <w:sz w:val="28"/>
          <w:szCs w:val="24"/>
        </w:rPr>
        <w:t>++) {</w:t>
      </w:r>
    </w:p>
    <w:p w14:paraId="4233B90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</w:rPr>
        <w:tab/>
      </w:r>
      <w:r w:rsidRPr="00A90B4B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\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\n", &amp;teacher[f].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&amp;teacher[f].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&amp;teacher[f].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&amp;teacher[f].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tPhone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554DD0A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254B713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A4301D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57A9FA5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AddTeacher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*teachers,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*teacher) {</w:t>
      </w:r>
    </w:p>
    <w:p w14:paraId="2EF654D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/*ввод и считывание данных о преподавателе*/</w:t>
      </w:r>
    </w:p>
    <w:p w14:paraId="3B20B50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"Введите данные преподавателя через пробел(ФИО, номер телефона):\n");</w:t>
      </w:r>
    </w:p>
    <w:p w14:paraId="70CCFAD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tPhone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02BF361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++;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//увеличиваем счетчик строк</w:t>
      </w:r>
    </w:p>
    <w:p w14:paraId="7C8BB8B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/*открываем файл и записываем в него информацию*/</w:t>
      </w:r>
    </w:p>
    <w:p w14:paraId="17396D6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teachers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fopen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"Teachers.txt", 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</w:p>
    <w:p w14:paraId="112769E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3015A59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teachers, "%s %s %s %s\n",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tPhone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497D9AC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72A845E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fclose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(teachers);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закрываем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файл</w:t>
      </w:r>
    </w:p>
    <w:p w14:paraId="3C8E4E7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</w:p>
    <w:p w14:paraId="3A64F0D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return 12;</w:t>
      </w:r>
    </w:p>
    <w:p w14:paraId="4D78382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180E238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7175CE3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int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DeleteTeacher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FILE *teachers,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*teacher) {</w:t>
      </w:r>
    </w:p>
    <w:p w14:paraId="4F748AC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deleteName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введенного имени</w:t>
      </w:r>
    </w:p>
    <w:p w14:paraId="44FC4E0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deleteSurname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ля введенной фамилии</w:t>
      </w:r>
    </w:p>
    <w:p w14:paraId="1E495D2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lastRenderedPageBreak/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deleteSecondName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введенного отчества</w:t>
      </w:r>
    </w:p>
    <w:p w14:paraId="7F882E8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j = -1;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//флаг для найденного студента</w:t>
      </w:r>
    </w:p>
    <w:p w14:paraId="266E178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bool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copy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false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//флаг для копирования студентов в списке</w:t>
      </w:r>
    </w:p>
    <w:p w14:paraId="6889AD9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/*вводим и считываем данные о преподавателе*/</w:t>
      </w:r>
    </w:p>
    <w:p w14:paraId="04D6983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"Введите ФИО преподавателя, которого хотите удалить из списка(через пробелы):\n");</w:t>
      </w:r>
    </w:p>
    <w:p w14:paraId="379A153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2D2D221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3781CC4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)) == 0) &amp;&amp; 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)) == 0) &amp;&amp; 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deleteSecondName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)) == 0)) {</w:t>
      </w:r>
    </w:p>
    <w:p w14:paraId="0985DC2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j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6F5B149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copy = true;</w:t>
      </w:r>
    </w:p>
    <w:p w14:paraId="1431B19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51767AF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49584DC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else if ((j == -1)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- 1)) {</w:t>
      </w:r>
    </w:p>
    <w:p w14:paraId="5BAC319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"Преподаватель не найден.\n");</w:t>
      </w:r>
    </w:p>
    <w:p w14:paraId="77F7627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system("pause");</w:t>
      </w:r>
    </w:p>
    <w:p w14:paraId="68887B2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56E9ECA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67296A5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3AE135A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6CD3AA9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(copy == true) {</w:t>
      </w:r>
    </w:p>
    <w:p w14:paraId="0F44772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/*копируем структуру преподавателя*/</w:t>
      </w:r>
    </w:p>
    <w:p w14:paraId="509B6589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34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for</w:t>
      </w:r>
      <w:r w:rsidRPr="00A90B4B">
        <w:rPr>
          <w:rFonts w:ascii="Times New Roman" w:hAnsi="Times New Roman" w:cs="Times New Roman"/>
          <w:sz w:val="28"/>
          <w:szCs w:val="24"/>
        </w:rPr>
        <w:t xml:space="preserve"> (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35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int</w:t>
      </w:r>
      <w:r w:rsidRPr="00A90B4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36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 xml:space="preserve"> = </w:t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37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j</w:t>
      </w:r>
      <w:r w:rsidRPr="00A90B4B">
        <w:rPr>
          <w:rFonts w:ascii="Times New Roman" w:hAnsi="Times New Roman" w:cs="Times New Roman"/>
          <w:sz w:val="28"/>
          <w:szCs w:val="24"/>
        </w:rPr>
        <w:t xml:space="preserve">;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38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 xml:space="preserve"> &lt;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39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strCountT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 xml:space="preserve"> - 1;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40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>++) {</w:t>
      </w:r>
    </w:p>
    <w:p w14:paraId="7493213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</w:rPr>
        <w:tab/>
      </w:r>
      <w:r w:rsidRPr="00A90B4B">
        <w:rPr>
          <w:rFonts w:ascii="Times New Roman" w:hAnsi="Times New Roman" w:cs="Times New Roman"/>
          <w:sz w:val="28"/>
          <w:szCs w:val="24"/>
        </w:rPr>
        <w:tab/>
      </w:r>
      <w:r w:rsidRPr="00A90B4B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4B6E432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6011FE1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2D4E700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strcpy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tPhone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, 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+ 1].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tPhone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352DBAE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}</w:t>
      </w:r>
    </w:p>
    <w:p w14:paraId="3668066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--;</w:t>
      </w:r>
    </w:p>
    <w:p w14:paraId="4FC9CEF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/*перезаписываем структуру в файл*/</w:t>
      </w:r>
    </w:p>
    <w:p w14:paraId="0C15D31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teachers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fopen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"Teachers.txt", 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</w:p>
    <w:p w14:paraId="3C50E34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for (int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062B787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teachers, "%s %s %s %s\n",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&amp;teacher[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tPhone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4CB9B2D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0B0DD53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fclose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(teachers);</w:t>
      </w:r>
    </w:p>
    <w:p w14:paraId="2CBA72C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07D2328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system("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");</w:t>
      </w:r>
    </w:p>
    <w:p w14:paraId="25E9570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return 13;</w:t>
      </w:r>
    </w:p>
    <w:p w14:paraId="03BBCC2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692F71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5F1EE74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*schedule,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{</w:t>
      </w:r>
    </w:p>
    <w:p w14:paraId="3F9C780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f = -1;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для выбора действия</w:t>
      </w:r>
    </w:p>
    <w:p w14:paraId="70B54C1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i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76357E0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j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7D31954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k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7237EB6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y = -1;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664EB3F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num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-1;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//номер недели</w:t>
      </w:r>
    </w:p>
    <w:p w14:paraId="745A298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bool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weekExist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false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  <w:t>//флаг существования недели</w:t>
      </w:r>
    </w:p>
    <w:p w14:paraId="41F8C98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char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dateWritten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256];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дата</w:t>
      </w:r>
    </w:p>
    <w:p w14:paraId="00575E9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bool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dateExist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false;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флаг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существования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даты</w:t>
      </w:r>
    </w:p>
    <w:p w14:paraId="32D3881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7818A2A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] = 2 *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- 1] -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- 2]; //</w:t>
      </w:r>
      <w:r w:rsidRPr="009A3949">
        <w:rPr>
          <w:rFonts w:ascii="Times New Roman" w:hAnsi="Times New Roman" w:cs="Times New Roman"/>
          <w:sz w:val="28"/>
          <w:szCs w:val="24"/>
        </w:rPr>
        <w:t>расчет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следующего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индекса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недель</w:t>
      </w:r>
    </w:p>
    <w:p w14:paraId="6425207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7F5C0EE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"Выберите дальнейшее действие:\n1. Вывести все доступное расписание\n2. Вывести расписание определенной недели\n3. Вывести расписание на определенную дату\n");</w:t>
      </w:r>
    </w:p>
    <w:p w14:paraId="09B3EC2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"%d", &amp;f);</w:t>
      </w:r>
    </w:p>
    <w:p w14:paraId="5676D44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(f == 1) {</w:t>
      </w:r>
    </w:p>
    <w:p w14:paraId="27B99DC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//печать всего доступного расписания</w:t>
      </w:r>
    </w:p>
    <w:p w14:paraId="16E69ECE" w14:textId="77777777" w:rsidR="009A3949" w:rsidRPr="00A90B4B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CA25E3">
        <w:rPr>
          <w:rFonts w:ascii="Times New Roman" w:hAnsi="Times New Roman" w:cs="Times New Roman"/>
          <w:sz w:val="28"/>
          <w:szCs w:val="24"/>
          <w:lang w:val="en-US"/>
          <w:rPrChange w:id="1041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for</w:t>
      </w:r>
      <w:r w:rsidRPr="00A90B4B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42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 xml:space="preserve"> = 0;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43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 xml:space="preserve"> &lt;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44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strCountSc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 xml:space="preserve">; </w:t>
      </w:r>
      <w:proofErr w:type="spellStart"/>
      <w:r w:rsidRPr="00CA25E3">
        <w:rPr>
          <w:rFonts w:ascii="Times New Roman" w:hAnsi="Times New Roman" w:cs="Times New Roman"/>
          <w:sz w:val="28"/>
          <w:szCs w:val="24"/>
          <w:lang w:val="en-US"/>
          <w:rPrChange w:id="1045" w:author="Lenovo PC" w:date="2019-12-05T15:09:00Z">
            <w:rPr>
              <w:rFonts w:ascii="Times New Roman" w:hAnsi="Times New Roman" w:cs="Times New Roman"/>
              <w:sz w:val="28"/>
              <w:szCs w:val="24"/>
            </w:rPr>
          </w:rPrChange>
        </w:rPr>
        <w:t>i</w:t>
      </w:r>
      <w:proofErr w:type="spellEnd"/>
      <w:r w:rsidRPr="00A90B4B">
        <w:rPr>
          <w:rFonts w:ascii="Times New Roman" w:hAnsi="Times New Roman" w:cs="Times New Roman"/>
          <w:sz w:val="28"/>
          <w:szCs w:val="24"/>
        </w:rPr>
        <w:t>++) {</w:t>
      </w:r>
    </w:p>
    <w:p w14:paraId="28671190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A90B4B">
        <w:rPr>
          <w:rFonts w:ascii="Times New Roman" w:hAnsi="Times New Roman" w:cs="Times New Roman"/>
          <w:sz w:val="28"/>
          <w:szCs w:val="24"/>
        </w:rPr>
        <w:tab/>
      </w:r>
      <w:r w:rsidRPr="00A90B4B">
        <w:rPr>
          <w:rFonts w:ascii="Times New Roman" w:hAnsi="Times New Roman" w:cs="Times New Roman"/>
          <w:sz w:val="28"/>
          <w:szCs w:val="24"/>
        </w:rPr>
        <w:tab/>
      </w:r>
      <w:r w:rsidRPr="00A90B4B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if (</w:t>
      </w:r>
      <w:proofErr w:type="spellStart"/>
      <w:r w:rsidRPr="0039278F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39278F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r w:rsidRPr="0039278F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39278F">
        <w:rPr>
          <w:rFonts w:ascii="Times New Roman" w:hAnsi="Times New Roman" w:cs="Times New Roman"/>
          <w:sz w:val="28"/>
          <w:szCs w:val="24"/>
          <w:lang w:val="en-US"/>
        </w:rPr>
        <w:t>[k]) {</w:t>
      </w:r>
    </w:p>
    <w:p w14:paraId="15199B2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 %d\n",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].week,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numWeek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1261F8D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k++;</w:t>
      </w:r>
    </w:p>
    <w:p w14:paraId="5394297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7608BB5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else 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[j]) {</w:t>
      </w:r>
    </w:p>
    <w:p w14:paraId="4808AA8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].date);</w:t>
      </w:r>
    </w:p>
    <w:p w14:paraId="0F833C3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j++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38A8BEE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3CB15A7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else if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!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[j]) {</w:t>
      </w:r>
    </w:p>
    <w:p w14:paraId="7AE9902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 %s %s %s %s %s\n",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].subject,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classTime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numOfAudience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6D4C161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}</w:t>
      </w:r>
    </w:p>
    <w:p w14:paraId="1AF835D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3F35551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7C0E15B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(f == 2) {</w:t>
      </w:r>
    </w:p>
    <w:p w14:paraId="4364F15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"Введите номер недели: ");</w:t>
      </w:r>
    </w:p>
    <w:p w14:paraId="128A7B6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"%d",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num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</w:p>
    <w:p w14:paraId="65ADFDF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/*проверка на существование введенной недели*/</w:t>
      </w:r>
    </w:p>
    <w:p w14:paraId="5EF569E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(y = 0; y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 y++) {</w:t>
      </w:r>
    </w:p>
    <w:p w14:paraId="07ED06C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num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schedule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[y]</w:t>
      </w:r>
      <w:proofErr w:type="gramStart"/>
      <w:r w:rsidRPr="009A3949">
        <w:rPr>
          <w:rFonts w:ascii="Times New Roman" w:hAnsi="Times New Roman" w:cs="Times New Roman"/>
          <w:sz w:val="28"/>
          <w:szCs w:val="24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numWeek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</w:rPr>
        <w:t>) { //если номер введенной недели совпадает с каким-то номером недели массива индексов недель</w:t>
      </w:r>
    </w:p>
    <w:p w14:paraId="2B29F92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weekExist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true;</w:t>
      </w:r>
    </w:p>
    <w:p w14:paraId="0448267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5EF92A4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17D8C23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else if ((y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weekExist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false)) {</w:t>
      </w:r>
    </w:p>
    <w:p w14:paraId="719F5D3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system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("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");</w:t>
      </w:r>
    </w:p>
    <w:p w14:paraId="09C811C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"Выбранная вами неделя недоступна.\n");</w:t>
      </w:r>
    </w:p>
    <w:p w14:paraId="5B5DB58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3509365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3D77441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237CB41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weekExist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true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 {</w:t>
      </w:r>
    </w:p>
    <w:p w14:paraId="0215F95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//печать расписания на выбранную неделю</w:t>
      </w:r>
    </w:p>
    <w:p w14:paraId="200AC19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for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[y];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y + 1];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57B2836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[y]) {</w:t>
      </w:r>
    </w:p>
    <w:p w14:paraId="7668997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 %d\n",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].week,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numWeek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25D4D5F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7120DC9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else 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(num - 1) * 5 + j]) {</w:t>
      </w:r>
    </w:p>
    <w:p w14:paraId="14BA61D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].date);</w:t>
      </w:r>
    </w:p>
    <w:p w14:paraId="4D496EAB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39278F">
        <w:rPr>
          <w:rFonts w:ascii="Times New Roman" w:hAnsi="Times New Roman" w:cs="Times New Roman"/>
          <w:sz w:val="28"/>
          <w:szCs w:val="24"/>
          <w:lang w:val="en-US"/>
        </w:rPr>
        <w:t>j++</w:t>
      </w:r>
      <w:proofErr w:type="spellEnd"/>
      <w:r w:rsidRPr="0039278F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15277AFA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26A58F08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else {</w:t>
      </w:r>
    </w:p>
    <w:p w14:paraId="386CE0F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 %s %s %s %s %s\n",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].subject,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classTime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numOfAudience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43FEA93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1BAE5BC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0B03AEF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275D2DF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3CB9924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(f == 3) {</w:t>
      </w:r>
    </w:p>
    <w:p w14:paraId="362DB26B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1046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273FC0">
        <w:rPr>
          <w:rFonts w:ascii="Times New Roman" w:hAnsi="Times New Roman" w:cs="Times New Roman"/>
          <w:sz w:val="28"/>
          <w:szCs w:val="24"/>
          <w:lang w:val="en-US"/>
          <w:rPrChange w:id="1047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(</w:t>
      </w:r>
      <w:proofErr w:type="gramEnd"/>
      <w:r w:rsidRPr="00273FC0">
        <w:rPr>
          <w:rFonts w:ascii="Times New Roman" w:hAnsi="Times New Roman" w:cs="Times New Roman"/>
          <w:sz w:val="28"/>
          <w:szCs w:val="24"/>
          <w:lang w:val="en-US"/>
          <w:rPrChange w:id="1048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"</w:t>
      </w:r>
      <w:r w:rsidRPr="009A3949">
        <w:rPr>
          <w:rFonts w:ascii="Times New Roman" w:hAnsi="Times New Roman" w:cs="Times New Roman"/>
          <w:sz w:val="28"/>
          <w:szCs w:val="24"/>
        </w:rPr>
        <w:t>Введите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49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дату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50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(</w:t>
      </w:r>
      <w:r w:rsidRPr="009A3949">
        <w:rPr>
          <w:rFonts w:ascii="Times New Roman" w:hAnsi="Times New Roman" w:cs="Times New Roman"/>
          <w:sz w:val="28"/>
          <w:szCs w:val="24"/>
        </w:rPr>
        <w:t>в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51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формате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52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dd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53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: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mm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54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: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yy</w:t>
      </w:r>
      <w:proofErr w:type="spellEnd"/>
      <w:r w:rsidRPr="00273FC0">
        <w:rPr>
          <w:rFonts w:ascii="Times New Roman" w:hAnsi="Times New Roman" w:cs="Times New Roman"/>
          <w:sz w:val="28"/>
          <w:szCs w:val="24"/>
          <w:lang w:val="en-US"/>
          <w:rPrChange w:id="1055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): ");</w:t>
      </w:r>
    </w:p>
    <w:p w14:paraId="122279A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1056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57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"%s",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dateWritten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);</w:t>
      </w:r>
    </w:p>
    <w:p w14:paraId="4FA2D4A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/*проверка на существование выбранной даты*/</w:t>
      </w:r>
    </w:p>
    <w:p w14:paraId="34C4558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if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dateWritten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- 1]].date) == 0) {</w:t>
      </w:r>
    </w:p>
    <w:p w14:paraId="6B1297A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for (y = 0; y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 y++) {</w:t>
      </w:r>
    </w:p>
    <w:p w14:paraId="4350B98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dateWritten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[y]].date) == 0) {</w:t>
      </w:r>
    </w:p>
    <w:p w14:paraId="0AEB7F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dateExist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true;</w:t>
      </w:r>
    </w:p>
    <w:p w14:paraId="0780DEA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75EAB9C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48E5227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else if ((y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dateExist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false)) {</w:t>
      </w:r>
    </w:p>
    <w:p w14:paraId="1967104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system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("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");</w:t>
      </w:r>
    </w:p>
    <w:p w14:paraId="21E9769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"Выбранная вами дата недоступна.\n");</w:t>
      </w:r>
    </w:p>
    <w:p w14:paraId="1476B10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287157C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1F40E35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dateExist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true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 {</w:t>
      </w:r>
    </w:p>
    <w:p w14:paraId="175DE14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//печать расписания на выбранную дату</w:t>
      </w:r>
    </w:p>
    <w:p w14:paraId="07988A3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for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[y];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01FAE12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[y]) {</w:t>
      </w:r>
    </w:p>
    <w:p w14:paraId="109D77F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].date);</w:t>
      </w:r>
    </w:p>
    <w:p w14:paraId="040FA81C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67B0E3D4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else {</w:t>
      </w:r>
    </w:p>
    <w:p w14:paraId="08213BE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 %s %s %s %s %s\n",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].subject,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classTime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numOfAudience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7E04828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}</w:t>
      </w:r>
    </w:p>
    <w:p w14:paraId="0E10854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2AD5E7F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6B3082C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3F17331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7810B95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else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{</w:t>
      </w:r>
    </w:p>
    <w:p w14:paraId="34A4698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//расчет последнего индекса массива дат</w:t>
      </w:r>
    </w:p>
    <w:p w14:paraId="2271F96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] = 2 *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- 1] -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- 2];</w:t>
      </w:r>
    </w:p>
    <w:p w14:paraId="09799A3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/*проверка на существование выбранной даты*/</w:t>
      </w:r>
    </w:p>
    <w:p w14:paraId="191E19D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(y = 0; y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 y++) {</w:t>
      </w:r>
    </w:p>
    <w:p w14:paraId="32D2B34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dateWritten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[y]].date) == 0) {</w:t>
      </w:r>
    </w:p>
    <w:p w14:paraId="5834D15B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39278F">
        <w:rPr>
          <w:rFonts w:ascii="Times New Roman" w:hAnsi="Times New Roman" w:cs="Times New Roman"/>
          <w:sz w:val="28"/>
          <w:szCs w:val="24"/>
          <w:lang w:val="en-US"/>
        </w:rPr>
        <w:t>dateExist</w:t>
      </w:r>
      <w:proofErr w:type="spellEnd"/>
      <w:r w:rsidRPr="0039278F">
        <w:rPr>
          <w:rFonts w:ascii="Times New Roman" w:hAnsi="Times New Roman" w:cs="Times New Roman"/>
          <w:sz w:val="28"/>
          <w:szCs w:val="24"/>
          <w:lang w:val="en-US"/>
        </w:rPr>
        <w:t xml:space="preserve"> = true;</w:t>
      </w:r>
    </w:p>
    <w:p w14:paraId="7D508817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1581DA1C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3199327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else if ((y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dateExist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false)) {</w:t>
      </w:r>
    </w:p>
    <w:p w14:paraId="5D321EA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system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("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cls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");</w:t>
      </w:r>
    </w:p>
    <w:p w14:paraId="66CFC11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"Выбранная вами дата недоступна.\n");</w:t>
      </w:r>
    </w:p>
    <w:p w14:paraId="4B2E8A6F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>}</w:t>
      </w:r>
    </w:p>
    <w:p w14:paraId="53819552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  <w:t>}</w:t>
      </w:r>
    </w:p>
    <w:p w14:paraId="2D4A5231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if</w:t>
      </w:r>
      <w:r w:rsidRPr="0039278F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dateExist</w:t>
      </w:r>
      <w:proofErr w:type="spellEnd"/>
      <w:r w:rsidRPr="0039278F">
        <w:rPr>
          <w:rFonts w:ascii="Times New Roman" w:hAnsi="Times New Roman" w:cs="Times New Roman"/>
          <w:sz w:val="28"/>
          <w:szCs w:val="24"/>
        </w:rPr>
        <w:t xml:space="preserve"> == 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39278F">
        <w:rPr>
          <w:rFonts w:ascii="Times New Roman" w:hAnsi="Times New Roman" w:cs="Times New Roman"/>
          <w:sz w:val="28"/>
          <w:szCs w:val="24"/>
        </w:rPr>
        <w:t>) {</w:t>
      </w:r>
    </w:p>
    <w:p w14:paraId="173FEEC1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печать</w:t>
      </w:r>
      <w:r w:rsidRPr="0039278F">
        <w:rPr>
          <w:rFonts w:ascii="Times New Roman" w:hAnsi="Times New Roman" w:cs="Times New Roman"/>
          <w:sz w:val="28"/>
          <w:szCs w:val="24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расписания</w:t>
      </w:r>
      <w:r w:rsidRPr="0039278F">
        <w:rPr>
          <w:rFonts w:ascii="Times New Roman" w:hAnsi="Times New Roman" w:cs="Times New Roman"/>
          <w:sz w:val="28"/>
          <w:szCs w:val="24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на</w:t>
      </w:r>
      <w:r w:rsidRPr="0039278F">
        <w:rPr>
          <w:rFonts w:ascii="Times New Roman" w:hAnsi="Times New Roman" w:cs="Times New Roman"/>
          <w:sz w:val="28"/>
          <w:szCs w:val="24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выбранную</w:t>
      </w:r>
      <w:r w:rsidRPr="0039278F">
        <w:rPr>
          <w:rFonts w:ascii="Times New Roman" w:hAnsi="Times New Roman" w:cs="Times New Roman"/>
          <w:sz w:val="28"/>
          <w:szCs w:val="24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дату</w:t>
      </w:r>
    </w:p>
    <w:p w14:paraId="0AB72A7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for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[y];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y + 1];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2FE60F7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[y]) {</w:t>
      </w:r>
    </w:p>
    <w:p w14:paraId="27EB62E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].date);</w:t>
      </w:r>
    </w:p>
    <w:p w14:paraId="0C3F082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692767E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else {</w:t>
      </w:r>
    </w:p>
    <w:p w14:paraId="27CAC0B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 %s %s %s %s %s\n",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].subject,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classTime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numOfAudience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284F3F16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03340158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7D2431FB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709E600C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06D7927E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171B8F11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174C47DC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646D7DB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GetScheduleForT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strCountSc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scheduleInf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*schedule,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sizeWeekIndex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{</w:t>
      </w:r>
    </w:p>
    <w:p w14:paraId="577DAC0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i;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0B3E5A4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j;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для запоминания индекса преподавателя</w:t>
      </w:r>
    </w:p>
    <w:p w14:paraId="7218EF7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y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41A7742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k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для правильной печати даты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</w:p>
    <w:p w14:paraId="501F16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имени</w:t>
      </w:r>
    </w:p>
    <w:p w14:paraId="53A8E73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фамилии</w:t>
      </w:r>
    </w:p>
    <w:p w14:paraId="11BAFA2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отчества</w:t>
      </w:r>
    </w:p>
    <w:p w14:paraId="4D1A92F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bool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teacherFound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false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//флаг "найден ли преподаватель"</w:t>
      </w:r>
    </w:p>
    <w:p w14:paraId="0F84D27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] = 2 *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- 1] -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- 2]; //расчет последнего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инекса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массива индексов дат</w:t>
      </w:r>
    </w:p>
    <w:p w14:paraId="758A022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"Введите ФИО преподавателя, чтобы увидеть его расписание: ");</w:t>
      </w:r>
    </w:p>
    <w:p w14:paraId="4A82835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0BF5785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for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(i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[y]; i </w:t>
      </w:r>
      <w:proofErr w:type="gramStart"/>
      <w:r w:rsidRPr="009A3949">
        <w:rPr>
          <w:rFonts w:ascii="Times New Roman" w:hAnsi="Times New Roman" w:cs="Times New Roman"/>
          <w:sz w:val="28"/>
          <w:szCs w:val="24"/>
        </w:rPr>
        <w:t xml:space="preserve">&lt;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dateIndex</w:t>
      </w:r>
      <w:proofErr w:type="spellEnd"/>
      <w:proofErr w:type="gramEnd"/>
      <w:r w:rsidRPr="009A3949">
        <w:rPr>
          <w:rFonts w:ascii="Times New Roman" w:hAnsi="Times New Roman" w:cs="Times New Roman"/>
          <w:sz w:val="28"/>
          <w:szCs w:val="24"/>
        </w:rPr>
        <w:t>[y + 1]; i++) {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//проверяем имена преподавателей между соседними датами</w:t>
      </w:r>
    </w:p>
    <w:p w14:paraId="6316BCB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</w:p>
    <w:p w14:paraId="7A52457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if ((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tName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== 0)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== 0)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== 0)) {</w:t>
      </w:r>
    </w:p>
    <w:p w14:paraId="413EEA2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teacherFound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true;</w:t>
      </w:r>
    </w:p>
    <w:p w14:paraId="25A9957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j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75D6B72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k++;</w:t>
      </w:r>
    </w:p>
    <w:p w14:paraId="493D990E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>}</w:t>
      </w:r>
    </w:p>
    <w:p w14:paraId="5B257CFC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if</w:t>
      </w:r>
      <w:r w:rsidRPr="0039278F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teacherFound</w:t>
      </w:r>
      <w:proofErr w:type="spellEnd"/>
      <w:r w:rsidRPr="0039278F">
        <w:rPr>
          <w:rFonts w:ascii="Times New Roman" w:hAnsi="Times New Roman" w:cs="Times New Roman"/>
          <w:sz w:val="28"/>
          <w:szCs w:val="24"/>
        </w:rPr>
        <w:t xml:space="preserve"> == 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39278F">
        <w:rPr>
          <w:rFonts w:ascii="Times New Roman" w:hAnsi="Times New Roman" w:cs="Times New Roman"/>
          <w:sz w:val="28"/>
          <w:szCs w:val="24"/>
        </w:rPr>
        <w:t>) {</w:t>
      </w:r>
    </w:p>
    <w:p w14:paraId="4838B3A7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печать</w:t>
      </w:r>
      <w:r w:rsidRPr="0039278F">
        <w:rPr>
          <w:rFonts w:ascii="Times New Roman" w:hAnsi="Times New Roman" w:cs="Times New Roman"/>
          <w:sz w:val="28"/>
          <w:szCs w:val="24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расписания</w:t>
      </w:r>
      <w:r w:rsidRPr="0039278F">
        <w:rPr>
          <w:rFonts w:ascii="Times New Roman" w:hAnsi="Times New Roman" w:cs="Times New Roman"/>
          <w:sz w:val="28"/>
          <w:szCs w:val="24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для</w:t>
      </w:r>
      <w:r w:rsidRPr="0039278F">
        <w:rPr>
          <w:rFonts w:ascii="Times New Roman" w:hAnsi="Times New Roman" w:cs="Times New Roman"/>
          <w:sz w:val="28"/>
          <w:szCs w:val="24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преподавателя</w:t>
      </w:r>
    </w:p>
    <w:p w14:paraId="4250DAE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if (k == 1) {</w:t>
      </w:r>
    </w:p>
    <w:p w14:paraId="32EB4DA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"%s\n", schedule[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[y]].date);</w:t>
      </w:r>
    </w:p>
    <w:p w14:paraId="080DCE5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14B0AF1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 %s %s %s %s %s\n", schedule[j].subject, schedule[j].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classTime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numOfAudience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schedule[j].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teacherSN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593947D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0585D81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dateIndex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y + 1] - 1) {</w:t>
      </w:r>
    </w:p>
    <w:p w14:paraId="7ABF29F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y++;</w:t>
      </w:r>
    </w:p>
    <w:p w14:paraId="12BACDF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>k = 0;</w:t>
      </w:r>
    </w:p>
    <w:p w14:paraId="237D3F2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16EC5F4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teacherFound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false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 xml:space="preserve">//опускаем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флаг:"преподаватель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не найден"</w:t>
      </w:r>
    </w:p>
    <w:p w14:paraId="05103C21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ADF71D6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491F1341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</w:p>
    <w:p w14:paraId="48328FC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void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getAbsent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*absent,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studentInf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*student, int *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int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{</w:t>
      </w:r>
    </w:p>
    <w:p w14:paraId="56C1FBF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i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6AEB06B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j;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556CB2B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y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46108DB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k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041975A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t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//индексная переменная</w:t>
      </w:r>
    </w:p>
    <w:p w14:paraId="5FC36F2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t1 = 0;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//переменная для запоминания следующего индекса массива индексов отсутствующих</w:t>
      </w:r>
    </w:p>
    <w:p w14:paraId="678BB25C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nameS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имени</w:t>
      </w:r>
    </w:p>
    <w:p w14:paraId="75465E0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surnameS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фамилии</w:t>
      </w:r>
    </w:p>
    <w:p w14:paraId="2792B80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char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secondnameS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256];</w:t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//строка для отчества</w:t>
      </w:r>
    </w:p>
    <w:p w14:paraId="42AB552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bool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studentFoundGeneral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false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  <w:t>//флаг "найден ли студент в общем списке"</w:t>
      </w:r>
    </w:p>
    <w:p w14:paraId="41EE0312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bool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studentFoundAbsent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false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  <w:r w:rsidRPr="009A3949">
        <w:rPr>
          <w:rFonts w:ascii="Times New Roman" w:hAnsi="Times New Roman" w:cs="Times New Roman"/>
          <w:sz w:val="28"/>
          <w:szCs w:val="24"/>
        </w:rPr>
        <w:tab/>
        <w:t>//флаг "найден ли студент в списке отсутствующих"</w:t>
      </w:r>
    </w:p>
    <w:p w14:paraId="62F89DD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] = 2 *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- 1] -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- 2]; //расчет последнего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инекса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массива индексов отсутствующих</w:t>
      </w:r>
    </w:p>
    <w:p w14:paraId="76CBDB7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"Введите ФИО студента, пропуски которого вы хотите увидеть: ");</w:t>
      </w:r>
    </w:p>
    <w:p w14:paraId="05AFD52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scanf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s%s%s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",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surnameS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nameS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&amp;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45900591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for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0;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++) {</w:t>
      </w:r>
    </w:p>
    <w:p w14:paraId="4132567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//</w:t>
      </w:r>
      <w:r w:rsidRPr="009A3949">
        <w:rPr>
          <w:rFonts w:ascii="Times New Roman" w:hAnsi="Times New Roman" w:cs="Times New Roman"/>
          <w:sz w:val="28"/>
          <w:szCs w:val="24"/>
        </w:rPr>
        <w:t>поиск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студента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общем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списке</w:t>
      </w:r>
    </w:p>
    <w:p w14:paraId="432B849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nameS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].name) == 0)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surnameS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].surname) == 0)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student[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== 0)) {</w:t>
      </w:r>
    </w:p>
    <w:p w14:paraId="778B917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studentFoundGeneral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 true;</w:t>
      </w:r>
    </w:p>
    <w:p w14:paraId="40595E6C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1058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273FC0">
        <w:rPr>
          <w:rFonts w:ascii="Times New Roman" w:hAnsi="Times New Roman" w:cs="Times New Roman"/>
          <w:sz w:val="28"/>
          <w:szCs w:val="24"/>
          <w:lang w:val="en-US"/>
          <w:rPrChange w:id="1059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(</w:t>
      </w:r>
      <w:proofErr w:type="gramEnd"/>
      <w:r w:rsidRPr="00273FC0">
        <w:rPr>
          <w:rFonts w:ascii="Times New Roman" w:hAnsi="Times New Roman" w:cs="Times New Roman"/>
          <w:sz w:val="28"/>
          <w:szCs w:val="24"/>
          <w:lang w:val="en-US"/>
          <w:rPrChange w:id="1060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"</w:t>
      </w:r>
      <w:r w:rsidRPr="009A3949">
        <w:rPr>
          <w:rFonts w:ascii="Times New Roman" w:hAnsi="Times New Roman" w:cs="Times New Roman"/>
          <w:sz w:val="28"/>
          <w:szCs w:val="24"/>
        </w:rPr>
        <w:t>Студент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61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найден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62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в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63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общем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64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</w:t>
      </w:r>
      <w:r w:rsidRPr="009A3949">
        <w:rPr>
          <w:rFonts w:ascii="Times New Roman" w:hAnsi="Times New Roman" w:cs="Times New Roman"/>
          <w:sz w:val="28"/>
          <w:szCs w:val="24"/>
        </w:rPr>
        <w:t>списке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65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.\</w:t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66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");</w:t>
      </w:r>
    </w:p>
    <w:p w14:paraId="3F88325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1067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68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69" w:author="Lenovo PC" w:date="2019-12-05T16:39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break;</w:t>
      </w:r>
    </w:p>
    <w:p w14:paraId="670137E2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4C9BCF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lastRenderedPageBreak/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else if 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studentFoundGeneral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false)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- 1)) {</w:t>
      </w:r>
    </w:p>
    <w:p w14:paraId="3A63C7E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"Студент не найден в общем списке.\n");</w:t>
      </w:r>
    </w:p>
    <w:p w14:paraId="20F8667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747EFD7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46CF17E6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studentFoundGeneral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==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true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) {</w:t>
      </w:r>
    </w:p>
    <w:p w14:paraId="11D49FA9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//поиск студента в списке отсутствующих</w:t>
      </w:r>
    </w:p>
    <w:p w14:paraId="24FDC65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for (j = 0; j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j++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{</w:t>
      </w:r>
    </w:p>
    <w:p w14:paraId="36AF27C3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>if ((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nameS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absent[j].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== 0)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surnameS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absent[j].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== 0) &amp;&amp;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strcmp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secondnameS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absent[j].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 == 0)) {</w:t>
      </w:r>
    </w:p>
    <w:p w14:paraId="78953F19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39278F">
        <w:rPr>
          <w:rFonts w:ascii="Times New Roman" w:hAnsi="Times New Roman" w:cs="Times New Roman"/>
          <w:sz w:val="28"/>
          <w:szCs w:val="24"/>
          <w:lang w:val="en-US"/>
        </w:rPr>
        <w:t>studentFoundAbsent</w:t>
      </w:r>
      <w:proofErr w:type="spellEnd"/>
      <w:r w:rsidRPr="0039278F">
        <w:rPr>
          <w:rFonts w:ascii="Times New Roman" w:hAnsi="Times New Roman" w:cs="Times New Roman"/>
          <w:sz w:val="28"/>
          <w:szCs w:val="24"/>
          <w:lang w:val="en-US"/>
        </w:rPr>
        <w:t xml:space="preserve"> = true;</w:t>
      </w:r>
    </w:p>
    <w:p w14:paraId="10A2AB6E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break;</w:t>
      </w:r>
    </w:p>
    <w:p w14:paraId="4B974C7D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065E33BA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66F311A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if 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studentFoundAbsent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true) {</w:t>
      </w:r>
    </w:p>
    <w:p w14:paraId="15F91E85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  <w:t xml:space="preserve">for (t = 0; t &lt;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sizeAbsentIndex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; t++) {</w:t>
      </w:r>
    </w:p>
    <w:p w14:paraId="1114888B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if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(j == </w:t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[t]) {</w:t>
      </w:r>
    </w:p>
    <w:p w14:paraId="5BC7072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 xml:space="preserve">t1 = </w:t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absentIndex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t + 1];</w:t>
      </w:r>
      <w:r w:rsidRPr="009A3949">
        <w:rPr>
          <w:rFonts w:ascii="Times New Roman" w:hAnsi="Times New Roman" w:cs="Times New Roman"/>
          <w:sz w:val="28"/>
          <w:szCs w:val="24"/>
        </w:rPr>
        <w:tab/>
        <w:t>//запоминаем последний индекс массива индексов отсутствующих</w:t>
      </w:r>
    </w:p>
    <w:p w14:paraId="7D692D2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break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;</w:t>
      </w:r>
    </w:p>
    <w:p w14:paraId="46F69C98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7DE24244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6C151CBE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//печать прогулов отсутствующего</w:t>
      </w:r>
    </w:p>
    <w:p w14:paraId="00FC908D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proofErr w:type="spellStart"/>
      <w:r w:rsidRPr="009A3949">
        <w:rPr>
          <w:rFonts w:ascii="Times New Roman" w:hAnsi="Times New Roman" w:cs="Times New Roman"/>
          <w:sz w:val="28"/>
          <w:szCs w:val="24"/>
        </w:rPr>
        <w:t>for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 xml:space="preserve"> (t = j; t </w:t>
      </w:r>
      <w:proofErr w:type="gramStart"/>
      <w:r w:rsidRPr="009A3949">
        <w:rPr>
          <w:rFonts w:ascii="Times New Roman" w:hAnsi="Times New Roman" w:cs="Times New Roman"/>
          <w:sz w:val="28"/>
          <w:szCs w:val="24"/>
        </w:rPr>
        <w:t>&lt; t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1; t++) {</w:t>
      </w:r>
    </w:p>
    <w:p w14:paraId="74421782" w14:textId="77777777" w:rsidR="009A3949" w:rsidRPr="00273FC0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  <w:rPrChange w:id="1070" w:author="Lenovo PC" w:date="2019-12-05T16:4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if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71" w:author="Lenovo PC" w:date="2019-12-05T16:4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(</w:t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t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72" w:author="Lenovo PC" w:date="2019-12-05T16:4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 xml:space="preserve"> == </w:t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j</w:t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73" w:author="Lenovo PC" w:date="2019-12-05T16:4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>)</w:t>
      </w:r>
    </w:p>
    <w:p w14:paraId="268CCF7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273FC0">
        <w:rPr>
          <w:rFonts w:ascii="Times New Roman" w:hAnsi="Times New Roman" w:cs="Times New Roman"/>
          <w:sz w:val="28"/>
          <w:szCs w:val="24"/>
          <w:lang w:val="en-US"/>
          <w:rPrChange w:id="1074" w:author="Lenovo PC" w:date="2019-12-05T16:4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75" w:author="Lenovo PC" w:date="2019-12-05T16:4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76" w:author="Lenovo PC" w:date="2019-12-05T16:4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77" w:author="Lenovo PC" w:date="2019-12-05T16:4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r w:rsidRPr="00273FC0">
        <w:rPr>
          <w:rFonts w:ascii="Times New Roman" w:hAnsi="Times New Roman" w:cs="Times New Roman"/>
          <w:sz w:val="28"/>
          <w:szCs w:val="24"/>
          <w:lang w:val="en-US"/>
          <w:rPrChange w:id="1078" w:author="Lenovo PC" w:date="2019-12-05T16:40:00Z">
            <w:rPr>
              <w:rFonts w:ascii="Times New Roman" w:hAnsi="Times New Roman" w:cs="Times New Roman"/>
              <w:sz w:val="28"/>
              <w:szCs w:val="24"/>
              <w:lang w:val="en-US"/>
            </w:rPr>
          </w:rPrChange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 %s %s\n", absent[t].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sSurName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absent[t].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absent[t].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sSecondName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02FFC334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else if (</w:t>
      </w:r>
      <w:proofErr w:type="gramStart"/>
      <w:r w:rsidRPr="0039278F">
        <w:rPr>
          <w:rFonts w:ascii="Times New Roman" w:hAnsi="Times New Roman" w:cs="Times New Roman"/>
          <w:sz w:val="28"/>
          <w:szCs w:val="24"/>
          <w:lang w:val="en-US"/>
        </w:rPr>
        <w:t>t !</w:t>
      </w:r>
      <w:proofErr w:type="gramEnd"/>
      <w:r w:rsidRPr="0039278F">
        <w:rPr>
          <w:rFonts w:ascii="Times New Roman" w:hAnsi="Times New Roman" w:cs="Times New Roman"/>
          <w:sz w:val="28"/>
          <w:szCs w:val="24"/>
          <w:lang w:val="en-US"/>
        </w:rPr>
        <w:t>= j)</w:t>
      </w:r>
    </w:p>
    <w:p w14:paraId="28F0537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  <w:lang w:val="en-US"/>
        </w:rPr>
        <w:t>"%s %s", absent[t].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absentDate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, absent[t].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abSubject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>);</w:t>
      </w:r>
    </w:p>
    <w:p w14:paraId="26BFEC0F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BCFB96B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r w:rsidRPr="0039278F">
        <w:rPr>
          <w:rFonts w:ascii="Times New Roman" w:hAnsi="Times New Roman" w:cs="Times New Roman"/>
          <w:sz w:val="28"/>
          <w:szCs w:val="24"/>
          <w:lang w:val="en-US"/>
        </w:rPr>
        <w:t>printf</w:t>
      </w:r>
      <w:proofErr w:type="spellEnd"/>
      <w:r w:rsidRPr="0039278F">
        <w:rPr>
          <w:rFonts w:ascii="Times New Roman" w:hAnsi="Times New Roman" w:cs="Times New Roman"/>
          <w:sz w:val="28"/>
          <w:szCs w:val="24"/>
          <w:lang w:val="en-US"/>
        </w:rPr>
        <w:t>("\n");</w:t>
      </w:r>
    </w:p>
    <w:p w14:paraId="5B08F9AA" w14:textId="77777777" w:rsidR="009A3949" w:rsidRPr="0039278F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  <w:t>}</w:t>
      </w:r>
    </w:p>
    <w:p w14:paraId="025EC6A7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  <w:lang w:val="en-US"/>
        </w:rPr>
      </w:pP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39278F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>else if ((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studentFoundAbsent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== false) &amp;&amp; (j = </w:t>
      </w:r>
      <w:proofErr w:type="spellStart"/>
      <w:r w:rsidRPr="009A3949">
        <w:rPr>
          <w:rFonts w:ascii="Times New Roman" w:hAnsi="Times New Roman" w:cs="Times New Roman"/>
          <w:sz w:val="28"/>
          <w:szCs w:val="24"/>
          <w:lang w:val="en-US"/>
        </w:rPr>
        <w:t>strCountAb</w:t>
      </w:r>
      <w:proofErr w:type="spellEnd"/>
      <w:r w:rsidRPr="009A3949">
        <w:rPr>
          <w:rFonts w:ascii="Times New Roman" w:hAnsi="Times New Roman" w:cs="Times New Roman"/>
          <w:sz w:val="28"/>
          <w:szCs w:val="24"/>
          <w:lang w:val="en-US"/>
        </w:rPr>
        <w:t xml:space="preserve"> - 1)) {</w:t>
      </w:r>
    </w:p>
    <w:p w14:paraId="08F7AA9F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9A3949">
        <w:rPr>
          <w:rFonts w:ascii="Times New Roman" w:hAnsi="Times New Roman" w:cs="Times New Roman"/>
          <w:sz w:val="28"/>
          <w:szCs w:val="24"/>
          <w:lang w:val="en-US"/>
        </w:rPr>
        <w:tab/>
      </w:r>
      <w:proofErr w:type="spellStart"/>
      <w:proofErr w:type="gramStart"/>
      <w:r w:rsidRPr="009A3949">
        <w:rPr>
          <w:rFonts w:ascii="Times New Roman" w:hAnsi="Times New Roman" w:cs="Times New Roman"/>
          <w:sz w:val="28"/>
          <w:szCs w:val="24"/>
        </w:rPr>
        <w:t>printf</w:t>
      </w:r>
      <w:proofErr w:type="spellEnd"/>
      <w:r w:rsidRPr="009A394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A3949">
        <w:rPr>
          <w:rFonts w:ascii="Times New Roman" w:hAnsi="Times New Roman" w:cs="Times New Roman"/>
          <w:sz w:val="28"/>
          <w:szCs w:val="24"/>
        </w:rPr>
        <w:t>"Студент посещал все занятия.\n");</w:t>
      </w:r>
    </w:p>
    <w:p w14:paraId="205940DA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</w: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1B19A050" w14:textId="77777777" w:rsidR="009A3949" w:rsidRPr="009A3949" w:rsidRDefault="009A3949" w:rsidP="009A3949">
      <w:pPr>
        <w:spacing w:after="0" w:line="20" w:lineRule="atLeast"/>
        <w:rPr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ab/>
        <w:t>}</w:t>
      </w:r>
    </w:p>
    <w:p w14:paraId="4127DF56" w14:textId="335F5B7C" w:rsidR="00762468" w:rsidDel="00BC18F0" w:rsidRDefault="009A3949" w:rsidP="009A3949">
      <w:pPr>
        <w:spacing w:after="0" w:line="20" w:lineRule="atLeast"/>
        <w:rPr>
          <w:del w:id="1079" w:author="Lenovo PC" w:date="2019-12-05T16:06:00Z"/>
          <w:rFonts w:ascii="Times New Roman" w:hAnsi="Times New Roman" w:cs="Times New Roman"/>
          <w:sz w:val="28"/>
          <w:szCs w:val="24"/>
        </w:rPr>
      </w:pPr>
      <w:r w:rsidRPr="009A3949">
        <w:rPr>
          <w:rFonts w:ascii="Times New Roman" w:hAnsi="Times New Roman" w:cs="Times New Roman"/>
          <w:sz w:val="28"/>
          <w:szCs w:val="24"/>
        </w:rPr>
        <w:t>}</w:t>
      </w:r>
    </w:p>
    <w:p w14:paraId="31AFC644" w14:textId="3AD909F2" w:rsidR="00762468" w:rsidDel="00BC18F0" w:rsidRDefault="00762468">
      <w:pPr>
        <w:spacing w:after="0" w:line="20" w:lineRule="atLeast"/>
        <w:rPr>
          <w:del w:id="1080" w:author="Lenovo PC" w:date="2019-12-05T16:06:00Z"/>
          <w:rFonts w:ascii="Times New Roman" w:hAnsi="Times New Roman" w:cs="Times New Roman"/>
          <w:sz w:val="28"/>
          <w:szCs w:val="24"/>
        </w:rPr>
        <w:pPrChange w:id="1081" w:author="Lenovo PC" w:date="2019-12-05T16:06:00Z">
          <w:pPr/>
        </w:pPrChange>
      </w:pPr>
      <w:del w:id="1082" w:author="Lenovo PC" w:date="2019-12-05T16:06:00Z">
        <w:r w:rsidDel="00BC18F0">
          <w:rPr>
            <w:rFonts w:ascii="Times New Roman" w:hAnsi="Times New Roman" w:cs="Times New Roman"/>
            <w:sz w:val="28"/>
            <w:szCs w:val="24"/>
          </w:rPr>
          <w:br w:type="page"/>
        </w:r>
      </w:del>
    </w:p>
    <w:p w14:paraId="3F55DC98" w14:textId="1D6A5B5A" w:rsidR="009A3949" w:rsidDel="00BC18F0" w:rsidRDefault="00762468" w:rsidP="00762468">
      <w:pPr>
        <w:spacing w:after="0" w:line="20" w:lineRule="atLeast"/>
        <w:jc w:val="center"/>
        <w:rPr>
          <w:moveFrom w:id="1083" w:author="Lenovo PC" w:date="2019-12-05T16:06:00Z"/>
          <w:rFonts w:ascii="Times New Roman" w:hAnsi="Times New Roman" w:cs="Times New Roman"/>
          <w:b/>
          <w:bCs/>
          <w:sz w:val="32"/>
          <w:szCs w:val="28"/>
        </w:rPr>
      </w:pPr>
      <w:moveFromRangeStart w:id="1084" w:author="Lenovo PC" w:date="2019-12-05T16:06:00Z" w:name="move26454425"/>
      <w:moveFrom w:id="1085" w:author="Lenovo PC" w:date="2019-12-05T16:06:00Z">
        <w:r w:rsidRPr="00762468" w:rsidDel="00BC18F0">
          <w:rPr>
            <w:rFonts w:ascii="Times New Roman" w:hAnsi="Times New Roman" w:cs="Times New Roman"/>
            <w:b/>
            <w:bCs/>
            <w:sz w:val="32"/>
            <w:szCs w:val="28"/>
          </w:rPr>
          <w:t>Вывод</w:t>
        </w:r>
      </w:moveFrom>
    </w:p>
    <w:p w14:paraId="5BFC8E68" w14:textId="2D528417" w:rsidR="00762468" w:rsidDel="00BC18F0" w:rsidRDefault="00762468" w:rsidP="00762468">
      <w:pPr>
        <w:spacing w:after="0" w:line="20" w:lineRule="atLeast"/>
        <w:rPr>
          <w:moveFrom w:id="1086" w:author="Lenovo PC" w:date="2019-12-05T16:06:00Z"/>
          <w:rFonts w:ascii="Times New Roman" w:hAnsi="Times New Roman" w:cs="Times New Roman"/>
          <w:sz w:val="28"/>
          <w:szCs w:val="24"/>
        </w:rPr>
      </w:pPr>
      <w:moveFrom w:id="1087" w:author="Lenovo PC" w:date="2019-12-05T16:06:00Z">
        <w:r w:rsidDel="00BC18F0">
          <w:rPr>
            <w:rFonts w:ascii="Times New Roman" w:hAnsi="Times New Roman" w:cs="Times New Roman"/>
            <w:sz w:val="28"/>
            <w:szCs w:val="24"/>
          </w:rPr>
          <w:t>В данной курсовой работе было составлено техническое задание, по нему смоделированы бизнес-процессы, которые должны происходить в информационной системе, и реализованы в программном коде на языке «С».</w:t>
        </w:r>
      </w:moveFrom>
    </w:p>
    <w:p w14:paraId="02F007CC" w14:textId="77A3D15C" w:rsidR="00762468" w:rsidRPr="00762468" w:rsidDel="00BC18F0" w:rsidRDefault="00762468" w:rsidP="00762468">
      <w:pPr>
        <w:spacing w:after="0" w:line="20" w:lineRule="atLeast"/>
        <w:rPr>
          <w:moveFrom w:id="1088" w:author="Lenovo PC" w:date="2019-12-05T16:06:00Z"/>
          <w:rFonts w:ascii="Times New Roman" w:hAnsi="Times New Roman" w:cs="Times New Roman"/>
          <w:sz w:val="28"/>
          <w:szCs w:val="24"/>
        </w:rPr>
      </w:pPr>
      <w:moveFrom w:id="1089" w:author="Lenovo PC" w:date="2019-12-05T16:06:00Z">
        <w:r w:rsidDel="00BC18F0">
          <w:rPr>
            <w:rFonts w:ascii="Times New Roman" w:hAnsi="Times New Roman" w:cs="Times New Roman"/>
            <w:sz w:val="28"/>
            <w:szCs w:val="24"/>
          </w:rPr>
          <w:t>В работе в качестве базы данных использовались текстовые и бинарные файлы, функции для работы с бинарными фалами использовались при реализации авторизации пользователя. Для всех остальных файлов использовались функции для работы со строками.</w:t>
        </w:r>
      </w:moveFrom>
    </w:p>
    <w:moveFromRangeEnd w:id="1084"/>
    <w:p w14:paraId="4D67D2AF" w14:textId="77777777" w:rsidR="009A3949" w:rsidRPr="009A3949" w:rsidRDefault="009A3949">
      <w:pPr>
        <w:rPr>
          <w:rFonts w:ascii="Times New Roman" w:hAnsi="Times New Roman" w:cs="Times New Roman"/>
          <w:sz w:val="28"/>
          <w:szCs w:val="24"/>
        </w:rPr>
      </w:pPr>
    </w:p>
    <w:sectPr w:rsidR="009A3949" w:rsidRPr="009A3949" w:rsidSect="008634B0">
      <w:footerReference w:type="default" r:id="rId1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6E289" w14:textId="77777777" w:rsidR="00CF5516" w:rsidRDefault="00CF5516" w:rsidP="008634B0">
      <w:pPr>
        <w:spacing w:after="0" w:line="240" w:lineRule="auto"/>
      </w:pPr>
      <w:r>
        <w:separator/>
      </w:r>
    </w:p>
  </w:endnote>
  <w:endnote w:type="continuationSeparator" w:id="0">
    <w:p w14:paraId="66D8131E" w14:textId="77777777" w:rsidR="00CF5516" w:rsidRDefault="00CF5516" w:rsidP="00863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2672005"/>
      <w:docPartObj>
        <w:docPartGallery w:val="Page Numbers (Bottom of Page)"/>
        <w:docPartUnique/>
      </w:docPartObj>
    </w:sdtPr>
    <w:sdtEndPr/>
    <w:sdtContent>
      <w:p w14:paraId="05E67F83" w14:textId="77777777" w:rsidR="00A90B4B" w:rsidRDefault="00A90B4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B6839A" w14:textId="77777777" w:rsidR="00A90B4B" w:rsidRDefault="00A90B4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BE994" w14:textId="77777777" w:rsidR="00CF5516" w:rsidRDefault="00CF5516" w:rsidP="008634B0">
      <w:pPr>
        <w:spacing w:after="0" w:line="240" w:lineRule="auto"/>
      </w:pPr>
      <w:r>
        <w:separator/>
      </w:r>
    </w:p>
  </w:footnote>
  <w:footnote w:type="continuationSeparator" w:id="0">
    <w:p w14:paraId="05462AD0" w14:textId="77777777" w:rsidR="00CF5516" w:rsidRDefault="00CF5516" w:rsidP="008634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86180"/>
    <w:multiLevelType w:val="multilevel"/>
    <w:tmpl w:val="79F8C5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BF70C5F"/>
    <w:multiLevelType w:val="hybridMultilevel"/>
    <w:tmpl w:val="0A56F2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056E1"/>
    <w:multiLevelType w:val="multilevel"/>
    <w:tmpl w:val="7ED08CA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361746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71C68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9A11A5B"/>
    <w:multiLevelType w:val="hybridMultilevel"/>
    <w:tmpl w:val="AFB43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C8472A"/>
    <w:multiLevelType w:val="multilevel"/>
    <w:tmpl w:val="9C6076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43000733"/>
    <w:multiLevelType w:val="hybridMultilevel"/>
    <w:tmpl w:val="C11853B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6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Vladimir Ofitserov">
    <w15:presenceInfo w15:providerId="Windows Live" w15:userId="73f3c2d9af281a49"/>
  </w15:person>
  <w15:person w15:author="Lenovo PC">
    <w15:presenceInfo w15:providerId="Windows Live" w15:userId="188b1ea3d6b763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AC9"/>
    <w:rsid w:val="00021FBC"/>
    <w:rsid w:val="00062DFB"/>
    <w:rsid w:val="000E4F47"/>
    <w:rsid w:val="00146703"/>
    <w:rsid w:val="001535EF"/>
    <w:rsid w:val="00177927"/>
    <w:rsid w:val="001C0177"/>
    <w:rsid w:val="002106F8"/>
    <w:rsid w:val="00273FC0"/>
    <w:rsid w:val="00294717"/>
    <w:rsid w:val="0039278F"/>
    <w:rsid w:val="0039752C"/>
    <w:rsid w:val="00401816"/>
    <w:rsid w:val="0041379C"/>
    <w:rsid w:val="004A7D02"/>
    <w:rsid w:val="004E2882"/>
    <w:rsid w:val="00583CB6"/>
    <w:rsid w:val="005E47C6"/>
    <w:rsid w:val="007615BF"/>
    <w:rsid w:val="00762468"/>
    <w:rsid w:val="007B5F9D"/>
    <w:rsid w:val="008500E9"/>
    <w:rsid w:val="008634B0"/>
    <w:rsid w:val="00991AC9"/>
    <w:rsid w:val="009A3949"/>
    <w:rsid w:val="00A4401F"/>
    <w:rsid w:val="00A90B4B"/>
    <w:rsid w:val="00AC16E9"/>
    <w:rsid w:val="00B12950"/>
    <w:rsid w:val="00B7215D"/>
    <w:rsid w:val="00B72E58"/>
    <w:rsid w:val="00BC18F0"/>
    <w:rsid w:val="00C37F8A"/>
    <w:rsid w:val="00CA25E3"/>
    <w:rsid w:val="00CF5516"/>
    <w:rsid w:val="00E856CF"/>
    <w:rsid w:val="00FE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CBA68"/>
  <w15:chartTrackingRefBased/>
  <w15:docId w15:val="{BD85E7FD-CB83-4A2C-AEC3-9D27D74B2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A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E58"/>
    <w:pPr>
      <w:ind w:left="720"/>
      <w:contextualSpacing/>
    </w:pPr>
  </w:style>
  <w:style w:type="table" w:styleId="a4">
    <w:name w:val="Table Grid"/>
    <w:basedOn w:val="a1"/>
    <w:uiPriority w:val="39"/>
    <w:rsid w:val="005E4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634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34B0"/>
  </w:style>
  <w:style w:type="paragraph" w:styleId="a7">
    <w:name w:val="footer"/>
    <w:basedOn w:val="a"/>
    <w:link w:val="a8"/>
    <w:uiPriority w:val="99"/>
    <w:unhideWhenUsed/>
    <w:rsid w:val="008634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34B0"/>
  </w:style>
  <w:style w:type="paragraph" w:styleId="a9">
    <w:name w:val="Balloon Text"/>
    <w:basedOn w:val="a"/>
    <w:link w:val="aa"/>
    <w:uiPriority w:val="99"/>
    <w:semiHidden/>
    <w:unhideWhenUsed/>
    <w:rsid w:val="003927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927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7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B4647-608F-47C0-9F7A-0DFBFECF9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43</Pages>
  <Words>6797</Words>
  <Characters>38745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PC</dc:creator>
  <cp:keywords/>
  <dc:description/>
  <cp:lastModifiedBy>Lenovo PC</cp:lastModifiedBy>
  <cp:revision>9</cp:revision>
  <dcterms:created xsi:type="dcterms:W3CDTF">2019-12-01T07:56:00Z</dcterms:created>
  <dcterms:modified xsi:type="dcterms:W3CDTF">2019-12-05T13:46:00Z</dcterms:modified>
</cp:coreProperties>
</file>